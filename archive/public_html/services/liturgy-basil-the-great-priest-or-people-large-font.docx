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3A741" w14:textId="77777777" w:rsidR="00B6214E" w:rsidRPr="003A0C99" w:rsidRDefault="00B6214E" w:rsidP="009546B5">
      <w:pPr>
        <w:pStyle w:val="l-rubric-lrg"/>
        <w:jc w:val="center"/>
      </w:pPr>
      <w:r w:rsidRPr="003A0C99">
        <w:t>The Divine Liturgy</w:t>
      </w:r>
      <w:r w:rsidR="00844069">
        <w:t xml:space="preserve"> of St Basil the Great</w:t>
      </w:r>
    </w:p>
    <w:p w14:paraId="02F41B32" w14:textId="77777777" w:rsidR="00B6214E" w:rsidRDefault="00B6214E">
      <w:pPr>
        <w:jc w:val="center"/>
      </w:pPr>
    </w:p>
    <w:p w14:paraId="69C3F194" w14:textId="77777777" w:rsidR="00D85CBD" w:rsidRPr="00BD3BE4" w:rsidRDefault="00D85AE3" w:rsidP="0090774F">
      <w:pPr>
        <w:pStyle w:val="l-rubric-lrg"/>
      </w:pPr>
      <w:r w:rsidRPr="00BD3BE4">
        <w:t>Note:</w:t>
      </w:r>
      <w:r w:rsidRPr="00BD3BE4">
        <w:rPr>
          <w:bCs/>
        </w:rPr>
        <w:t xml:space="preserve"> </w:t>
      </w:r>
    </w:p>
    <w:p w14:paraId="1D179F40" w14:textId="77777777" w:rsidR="00D85CBD" w:rsidRDefault="00D85AE3" w:rsidP="0090774F">
      <w:pPr>
        <w:pStyle w:val="l-rubric-lrg"/>
        <w:rPr>
          <w:bCs/>
        </w:rPr>
      </w:pPr>
      <w:r w:rsidRPr="00BD3BE4">
        <w:rPr>
          <w:bCs/>
        </w:rPr>
        <w:t>The translation used is primarily that of Fr. Lawrence of Jordanville.</w:t>
      </w:r>
      <w:r w:rsidR="002E5CEF" w:rsidRPr="00BD3BE4">
        <w:rPr>
          <w:bCs/>
        </w:rPr>
        <w:t xml:space="preserve"> </w:t>
      </w:r>
    </w:p>
    <w:p w14:paraId="2E45149F" w14:textId="77777777" w:rsidR="0090774F" w:rsidRPr="00BD3BE4" w:rsidRDefault="0090774F" w:rsidP="0090774F">
      <w:pPr>
        <w:pStyle w:val="l-rubric-lrg"/>
      </w:pPr>
    </w:p>
    <w:p w14:paraId="2B34DE59" w14:textId="77777777" w:rsidR="00D85CBD" w:rsidRDefault="00D85AE3" w:rsidP="0090774F">
      <w:pPr>
        <w:pStyle w:val="l-rubric-lrg"/>
      </w:pPr>
      <w:r w:rsidRPr="00BD3BE4">
        <w:rPr>
          <w:bCs/>
        </w:rPr>
        <w:t xml:space="preserve">All the psalms are from The Psalter According to the Seventy, © Copyright Holy Transfiguration Monastery, Brookline, MA, used by permission. </w:t>
      </w:r>
    </w:p>
    <w:p w14:paraId="2642B3DB" w14:textId="77777777" w:rsidR="00BD3BE4" w:rsidRPr="00BD3BE4" w:rsidRDefault="00BD3BE4" w:rsidP="0090774F">
      <w:pPr>
        <w:pStyle w:val="l-rubric-lrg"/>
      </w:pPr>
    </w:p>
    <w:p w14:paraId="67FAA2E3" w14:textId="77777777" w:rsidR="006B30DC" w:rsidRPr="00BD3BE4" w:rsidRDefault="00D85AE3" w:rsidP="0090774F">
      <w:pPr>
        <w:pStyle w:val="l-rubric-lrg"/>
      </w:pPr>
      <w:r w:rsidRPr="00BD3BE4">
        <w:rPr>
          <w:bCs/>
        </w:rPr>
        <w:t xml:space="preserve">Some other material, such as prayers and hymns, are also Copyright HTM, used by permission. All rights reserved. These works may not be further reproduced, beyond printing out a single copy for personal non-commercial use, without the prior written authorization of Holy Transfiguration Monastery. </w:t>
      </w:r>
    </w:p>
    <w:p w14:paraId="1547BF80" w14:textId="77777777" w:rsidR="00D85CBD" w:rsidRPr="00BD3BE4" w:rsidRDefault="00D85CBD" w:rsidP="00C64D47"/>
    <w:p w14:paraId="7C8A4D97" w14:textId="77777777" w:rsidR="00C872E9" w:rsidRDefault="00C872E9" w:rsidP="00C64D47">
      <w:pPr>
        <w:rPr>
          <w:bCs/>
        </w:rPr>
      </w:pPr>
      <w:r>
        <w:rPr>
          <w:bCs/>
        </w:rPr>
        <w:t>File:</w:t>
      </w:r>
    </w:p>
    <w:p w14:paraId="60CF8D9E" w14:textId="77777777" w:rsidR="00C872E9" w:rsidRDefault="00FD7D6D" w:rsidP="00C64D47">
      <w:fldSimple w:instr=" FILENAME  \* Lower  \* MERGEFORMAT ">
        <w:r w:rsidR="00844069">
          <w:rPr>
            <w:noProof/>
          </w:rPr>
          <w:t>liturgy-basil-the-great-priest-or-people-large-font.docx</w:t>
        </w:r>
      </w:fldSimple>
    </w:p>
    <w:p w14:paraId="1578D8AB" w14:textId="77777777" w:rsidR="00C872E9" w:rsidRDefault="00C872E9" w:rsidP="00C64D47">
      <w:r>
        <w:t>File &amp; Directory:</w:t>
      </w:r>
    </w:p>
    <w:p w14:paraId="581CCBAC" w14:textId="52AA4C47" w:rsidR="00C872E9" w:rsidRDefault="00FD7D6D" w:rsidP="00C64D47">
      <w:fldSimple w:instr=" FILENAME  \p  \* MERGEFORMAT ">
        <w:r w:rsidR="00C827E0">
          <w:rPr>
            <w:noProof/>
          </w:rPr>
          <w:t>D:\Dropbox\www\orthodox.net\services\liturgy-basil-the-great-priest-or-people-large-font.docx</w:t>
        </w:r>
      </w:fldSimple>
    </w:p>
    <w:p w14:paraId="63BE5E1F" w14:textId="77777777" w:rsidR="00C872E9" w:rsidRDefault="00C872E9" w:rsidP="00C64D47">
      <w:r>
        <w:t>Last Saved:</w:t>
      </w:r>
    </w:p>
    <w:p w14:paraId="192DC6E5" w14:textId="739A465F" w:rsidR="00C872E9" w:rsidRDefault="00FD7D6D" w:rsidP="00C64D47">
      <w:fldSimple w:instr=" DOCPROPERTY  LastSavedTime  \* MERGEFORMAT ">
        <w:r w:rsidR="00C827E0">
          <w:t>4/10/2019 5:42 PM</w:t>
        </w:r>
      </w:fldSimple>
    </w:p>
    <w:p w14:paraId="56661752" w14:textId="25998526" w:rsidR="0018609F" w:rsidRDefault="0018609F" w:rsidP="0018609F"/>
    <w:p w14:paraId="46E2D2C6" w14:textId="77777777" w:rsidR="0018609F" w:rsidRPr="00AA7004" w:rsidRDefault="0018609F" w:rsidP="0018609F">
      <w:pPr>
        <w:pStyle w:val="l-silent-spacer-lrg"/>
      </w:pPr>
      <w:r>
        <w:t>++++++++++++++++++++++++++++++++++++++++++++++++++++++++++++++++++++++++++++++++++++++++++++++++++++++++++++++++++++++++++++++++++++++++++++++++++++++</w:t>
      </w:r>
    </w:p>
    <w:p w14:paraId="0D95CCEA" w14:textId="77777777" w:rsidR="0018609F" w:rsidRPr="00BD3BE4" w:rsidRDefault="0018609F" w:rsidP="00C64D47"/>
    <w:p w14:paraId="0C340DCB" w14:textId="77777777" w:rsidR="00D85CBD" w:rsidRPr="000A63AB" w:rsidRDefault="006B30DC" w:rsidP="0090774F">
      <w:pPr>
        <w:pStyle w:val="l-rubric-lrg"/>
        <w:rPr>
          <w:rStyle w:val="spa"/>
          <w:rFonts w:ascii="Times New Roman" w:hAnsi="Times New Roman" w:cs="Times New Roman"/>
          <w:b w:val="0"/>
          <w:bCs w:val="0"/>
          <w:sz w:val="28"/>
          <w:szCs w:val="28"/>
        </w:rPr>
      </w:pPr>
      <w:r>
        <w:br w:type="page"/>
      </w:r>
      <w:r w:rsidR="00D85CBD" w:rsidRPr="000A63AB">
        <w:rPr>
          <w:rStyle w:val="spa"/>
          <w:rFonts w:ascii="Times New Roman" w:hAnsi="Times New Roman" w:cs="Times New Roman"/>
          <w:b w:val="0"/>
          <w:bCs w:val="0"/>
          <w:sz w:val="28"/>
          <w:szCs w:val="28"/>
        </w:rPr>
        <w:lastRenderedPageBreak/>
        <w:t>It is begun thus:</w:t>
      </w:r>
    </w:p>
    <w:p w14:paraId="4401ECFA" w14:textId="77777777" w:rsidR="00B6214E" w:rsidRDefault="00B6214E" w:rsidP="00C65A78">
      <w:pPr>
        <w:pStyle w:val="l-vlrg-prayer-125-indented"/>
        <w:rPr>
          <w:rStyle w:val="spa"/>
          <w:rFonts w:ascii="Times New Roman" w:hAnsi="Times New Roman" w:cs="Times New Roman"/>
          <w:b w:val="0"/>
          <w:bCs w:val="0"/>
          <w:i/>
          <w:iCs/>
          <w:color w:val="FF0000"/>
          <w:sz w:val="28"/>
          <w:szCs w:val="28"/>
        </w:rPr>
      </w:pPr>
      <w:r w:rsidRPr="008A37DC">
        <w:rPr>
          <w:rStyle w:val="l-label-largeChar"/>
        </w:rPr>
        <w:t>Deacon:</w:t>
      </w:r>
      <w:r w:rsidRPr="006B30DC">
        <w:t xml:space="preserve"> </w:t>
      </w:r>
      <w:r w:rsidRPr="008C0CD4">
        <w:rPr>
          <w:rStyle w:val="l-exclamation-15-lrgChar"/>
        </w:rPr>
        <w:t>Bless, master.</w:t>
      </w:r>
      <w:r w:rsidRPr="006B30DC">
        <w:t xml:space="preserve"> </w:t>
      </w:r>
      <w:r w:rsidRPr="008A37DC">
        <w:rPr>
          <w:rStyle w:val="spa"/>
          <w:rFonts w:ascii="Times New Roman" w:hAnsi="Times New Roman" w:cs="Times New Roman"/>
          <w:b w:val="0"/>
          <w:bCs w:val="0"/>
          <w:i/>
          <w:iCs/>
          <w:color w:val="FF0000"/>
          <w:sz w:val="28"/>
          <w:szCs w:val="28"/>
        </w:rPr>
        <w:t xml:space="preserve">(Said only if a deacon </w:t>
      </w:r>
      <w:r w:rsidR="00ED7108" w:rsidRPr="008A37DC">
        <w:rPr>
          <w:rStyle w:val="spa"/>
          <w:rFonts w:ascii="Times New Roman" w:hAnsi="Times New Roman" w:cs="Times New Roman"/>
          <w:b w:val="0"/>
          <w:bCs w:val="0"/>
          <w:i/>
          <w:iCs/>
          <w:color w:val="FF0000"/>
          <w:sz w:val="28"/>
          <w:szCs w:val="28"/>
        </w:rPr>
        <w:t>serves</w:t>
      </w:r>
      <w:r w:rsidRPr="008A37DC">
        <w:rPr>
          <w:rStyle w:val="spa"/>
          <w:rFonts w:ascii="Times New Roman" w:hAnsi="Times New Roman" w:cs="Times New Roman"/>
          <w:b w:val="0"/>
          <w:bCs w:val="0"/>
          <w:i/>
          <w:iCs/>
          <w:color w:val="FF0000"/>
          <w:sz w:val="28"/>
          <w:szCs w:val="28"/>
        </w:rPr>
        <w:t>)</w:t>
      </w:r>
    </w:p>
    <w:p w14:paraId="18ED108F" w14:textId="77777777" w:rsidR="00CA79EB" w:rsidRPr="008A37DC" w:rsidRDefault="00CA79EB" w:rsidP="005C70D1">
      <w:pPr>
        <w:pStyle w:val="l-prayer-15-lrg"/>
        <w:rPr>
          <w:rStyle w:val="spa"/>
          <w:rFonts w:ascii="Times New Roman" w:hAnsi="Times New Roman" w:cs="Times New Roman"/>
          <w:sz w:val="28"/>
          <w:szCs w:val="28"/>
        </w:rPr>
      </w:pPr>
    </w:p>
    <w:p w14:paraId="59A0FA57" w14:textId="77777777" w:rsidR="00B6214E" w:rsidRDefault="00B6214E" w:rsidP="00C65A78">
      <w:pPr>
        <w:pStyle w:val="l-vlrg-prayer-125-indented"/>
      </w:pPr>
      <w:r w:rsidRPr="008A37DC">
        <w:rPr>
          <w:rStyle w:val="l-label-largeChar"/>
        </w:rPr>
        <w:t>Priest:</w:t>
      </w:r>
      <w:r w:rsidRPr="006B30DC">
        <w:t xml:space="preserve"> </w:t>
      </w:r>
      <w:r w:rsidRPr="00B23A0F">
        <w:rPr>
          <w:rStyle w:val="l-exclamation-15-lrgChar"/>
        </w:rPr>
        <w:t>Blessed is the Kingdom of the Father, and of the Son, and of the Holy Spirit, now and ever, and unto the ages of ages</w:t>
      </w:r>
      <w:r w:rsidRPr="006B30DC">
        <w:t>.</w:t>
      </w:r>
      <w:r w:rsidR="00407C10">
        <w:rPr>
          <w:rStyle w:val="EndnoteReference"/>
        </w:rPr>
        <w:endnoteReference w:id="1"/>
      </w:r>
    </w:p>
    <w:p w14:paraId="0FB0C4E2" w14:textId="77777777" w:rsidR="00B6214E" w:rsidRDefault="00B6214E" w:rsidP="00C65A78">
      <w:pPr>
        <w:pStyle w:val="l-vlrg-prayer-125-indented"/>
      </w:pPr>
      <w:r w:rsidRPr="008A37DC">
        <w:rPr>
          <w:rStyle w:val="l-label-largeChar"/>
        </w:rPr>
        <w:t>Choir:</w:t>
      </w:r>
      <w:r w:rsidRPr="006B30DC">
        <w:t xml:space="preserve"> Amen.</w:t>
      </w:r>
    </w:p>
    <w:p w14:paraId="0B7DCD73" w14:textId="77777777" w:rsidR="00A56D96" w:rsidRPr="00D0289A" w:rsidRDefault="00A56D96" w:rsidP="00D0289A">
      <w:pPr>
        <w:pStyle w:val="l-rubric-lrg"/>
        <w:jc w:val="center"/>
        <w:rPr>
          <w:rStyle w:val="l-label-largeChar"/>
          <w:rFonts w:ascii="Times New Roman" w:hAnsi="Times New Roman"/>
          <w:b w:val="0"/>
          <w:bCs w:val="0"/>
          <w:i/>
          <w:iCs/>
          <w:u w:val="none"/>
        </w:rPr>
      </w:pPr>
      <w:r w:rsidRPr="00A56D96">
        <w:rPr>
          <w:rStyle w:val="l-label-largeChar"/>
          <w:rFonts w:ascii="Times New Roman" w:hAnsi="Times New Roman"/>
          <w:b w:val="0"/>
          <w:bCs w:val="0"/>
          <w:i/>
          <w:iCs/>
          <w:u w:val="none"/>
        </w:rPr>
        <w:t>The Great Litany</w:t>
      </w:r>
    </w:p>
    <w:p w14:paraId="743F62DB" w14:textId="77777777" w:rsidR="00A56D96" w:rsidRDefault="00A56D96" w:rsidP="005C70D1">
      <w:pPr>
        <w:pStyle w:val="l-prayer-15-lrg"/>
        <w:rPr>
          <w:rStyle w:val="l-label-largeChar"/>
        </w:rPr>
        <w:sectPr w:rsidR="00A56D96" w:rsidSect="00CE71EC">
          <w:footerReference w:type="even" r:id="rId8"/>
          <w:footerReference w:type="default" r:id="rId9"/>
          <w:endnotePr>
            <w:numFmt w:val="decimal"/>
          </w:endnotePr>
          <w:pgSz w:w="12240" w:h="15840"/>
          <w:pgMar w:top="432" w:right="432" w:bottom="432" w:left="432" w:header="0" w:footer="432" w:gutter="0"/>
          <w:cols w:space="720"/>
          <w:noEndnote/>
          <w:docGrid w:linePitch="326"/>
        </w:sectPr>
      </w:pPr>
    </w:p>
    <w:p w14:paraId="3EC06099" w14:textId="77777777" w:rsidR="00B6214E" w:rsidRDefault="00B6214E" w:rsidP="00C65A78">
      <w:pPr>
        <w:pStyle w:val="l-vlrg-prayer-125-indented"/>
      </w:pPr>
      <w:r w:rsidRPr="008A37DC">
        <w:rPr>
          <w:rStyle w:val="l-label-largeChar"/>
        </w:rPr>
        <w:t>Deacon or Priest:</w:t>
      </w:r>
      <w:r w:rsidRPr="006B30DC">
        <w:t xml:space="preserve"> In peace</w:t>
      </w:r>
      <w:r w:rsidR="00407C10">
        <w:rPr>
          <w:rStyle w:val="EndnoteReference"/>
        </w:rPr>
        <w:endnoteReference w:id="2"/>
      </w:r>
      <w:r w:rsidRPr="006B30DC">
        <w:t xml:space="preserve"> let us pray to the Lord.</w:t>
      </w:r>
    </w:p>
    <w:p w14:paraId="75469CEE" w14:textId="77777777" w:rsidR="00B6214E" w:rsidRDefault="00B6214E" w:rsidP="00C65A78">
      <w:pPr>
        <w:pStyle w:val="l-vlrg-prayer-125-indented"/>
      </w:pPr>
      <w:r w:rsidRPr="008A37DC">
        <w:rPr>
          <w:rStyle w:val="l-label-largeChar"/>
        </w:rPr>
        <w:t>Choir</w:t>
      </w:r>
      <w:r w:rsidRPr="006B30DC">
        <w:t xml:space="preserve">: </w:t>
      </w:r>
      <w:r w:rsidRPr="00D0289A">
        <w:rPr>
          <w:rStyle w:val="l-choir-lrgChar"/>
        </w:rPr>
        <w:t>Lord, have mercy.</w:t>
      </w:r>
    </w:p>
    <w:p w14:paraId="30FF3E03" w14:textId="77777777" w:rsidR="00CA79EB" w:rsidRPr="006B30DC" w:rsidRDefault="00CA79EB" w:rsidP="00C65A78">
      <w:pPr>
        <w:pStyle w:val="l-vlrg-prayer-125-indented"/>
      </w:pPr>
    </w:p>
    <w:p w14:paraId="4AFAD421" w14:textId="77777777" w:rsidR="00B6214E" w:rsidRPr="006B30DC" w:rsidRDefault="00B6214E" w:rsidP="00C65A78">
      <w:pPr>
        <w:pStyle w:val="l-vlrg-prayer-125-indented"/>
      </w:pPr>
      <w:r w:rsidRPr="006B30DC">
        <w:t>--For the peace from above, and the salvation of our souls, let us pray to the Lord.</w:t>
      </w:r>
    </w:p>
    <w:p w14:paraId="13A8C411" w14:textId="77777777" w:rsidR="00B6214E" w:rsidRPr="006B30DC" w:rsidRDefault="00B6214E" w:rsidP="00C65A78">
      <w:pPr>
        <w:pStyle w:val="l-vlrg-prayer-125-indented"/>
      </w:pPr>
      <w:r w:rsidRPr="008A37DC">
        <w:rPr>
          <w:rStyle w:val="l-label-largeChar"/>
        </w:rPr>
        <w:t>Choir</w:t>
      </w:r>
      <w:r w:rsidRPr="006B30DC">
        <w:t xml:space="preserve">: </w:t>
      </w:r>
      <w:r w:rsidRPr="00D0289A">
        <w:rPr>
          <w:rStyle w:val="l-choir-lrgChar"/>
        </w:rPr>
        <w:t>Lord, have mercy</w:t>
      </w:r>
      <w:r w:rsidRPr="006B30DC">
        <w:t>.</w:t>
      </w:r>
    </w:p>
    <w:p w14:paraId="4C767DFE" w14:textId="77777777" w:rsidR="001A30C5" w:rsidRDefault="001A30C5" w:rsidP="00C65A78">
      <w:pPr>
        <w:pStyle w:val="l-vlrg-prayer-125-indented"/>
      </w:pPr>
    </w:p>
    <w:p w14:paraId="78CC4D7D" w14:textId="77777777" w:rsidR="00B6214E" w:rsidRPr="006B30DC" w:rsidRDefault="00B6214E" w:rsidP="00C65A78">
      <w:pPr>
        <w:pStyle w:val="l-vlrg-prayer-125-indented"/>
      </w:pPr>
      <w:r w:rsidRPr="006B30DC">
        <w:t>--For the peace of the whole world, the good estate of the holy churches of God, and the union of all, let us pray to the Lord.</w:t>
      </w:r>
    </w:p>
    <w:p w14:paraId="50C5BAE8" w14:textId="77777777" w:rsidR="00B6214E" w:rsidRPr="00D0289A" w:rsidRDefault="00B6214E" w:rsidP="00C65A78">
      <w:pPr>
        <w:pStyle w:val="l-vlrg-prayer-125-indented"/>
        <w:rPr>
          <w:rStyle w:val="l-choir-lrgChar"/>
        </w:rPr>
      </w:pPr>
      <w:r w:rsidRPr="008A37DC">
        <w:rPr>
          <w:rStyle w:val="l-label-largeChar"/>
        </w:rPr>
        <w:t>Choir</w:t>
      </w:r>
      <w:r w:rsidRPr="006B30DC">
        <w:t xml:space="preserve">: </w:t>
      </w:r>
      <w:r w:rsidRPr="00D0289A">
        <w:rPr>
          <w:rStyle w:val="l-choir-lrgChar"/>
        </w:rPr>
        <w:t>Lord, have mercy.</w:t>
      </w:r>
    </w:p>
    <w:p w14:paraId="4CA031EB" w14:textId="77777777" w:rsidR="00CA79EB" w:rsidRDefault="00CA79EB" w:rsidP="00C65A78">
      <w:pPr>
        <w:pStyle w:val="l-vlrg-prayer-125-indented"/>
      </w:pPr>
    </w:p>
    <w:p w14:paraId="38A7E3D5" w14:textId="77777777" w:rsidR="00B6214E" w:rsidRPr="006B30DC" w:rsidRDefault="00B6214E" w:rsidP="00C65A78">
      <w:pPr>
        <w:pStyle w:val="l-vlrg-prayer-125-indented"/>
      </w:pPr>
      <w:r w:rsidRPr="006B30DC">
        <w:t>--For this holy temple, and for them that with faith, reverence, and the fear of God enter herein, let us pray to the Lord</w:t>
      </w:r>
    </w:p>
    <w:p w14:paraId="1BDC2598" w14:textId="77777777" w:rsidR="00B6214E" w:rsidRPr="00D0289A" w:rsidRDefault="00B6214E" w:rsidP="00C65A78">
      <w:pPr>
        <w:pStyle w:val="l-vlrg-prayer-125-indented"/>
        <w:rPr>
          <w:rStyle w:val="l-choir-lrgChar"/>
        </w:rPr>
      </w:pPr>
      <w:r w:rsidRPr="008A37DC">
        <w:rPr>
          <w:rStyle w:val="l-label-largeChar"/>
        </w:rPr>
        <w:t>Choir</w:t>
      </w:r>
      <w:r w:rsidRPr="006B30DC">
        <w:t xml:space="preserve">: </w:t>
      </w:r>
      <w:r w:rsidRPr="00D0289A">
        <w:rPr>
          <w:rStyle w:val="l-choir-lrgChar"/>
        </w:rPr>
        <w:t>Lord, have mercy.</w:t>
      </w:r>
    </w:p>
    <w:p w14:paraId="679AE912" w14:textId="77777777" w:rsidR="00CA79EB" w:rsidRDefault="00CA79EB" w:rsidP="00C65A78">
      <w:pPr>
        <w:pStyle w:val="l-vlrg-prayer-125-indented"/>
      </w:pPr>
    </w:p>
    <w:p w14:paraId="3CEC41DD" w14:textId="77777777" w:rsidR="00B6214E" w:rsidRPr="006B30DC" w:rsidRDefault="00B6214E" w:rsidP="00C65A78">
      <w:pPr>
        <w:pStyle w:val="l-vlrg-prayer-125-indented"/>
      </w:pPr>
      <w:r w:rsidRPr="006B30DC">
        <w:t xml:space="preserve">--For </w:t>
      </w:r>
      <w:r w:rsidR="00937203" w:rsidRPr="006B30DC">
        <w:t>our Great Lord and Father, His Holiness, Patriarch N.</w:t>
      </w:r>
      <w:r w:rsidRPr="006B30DC">
        <w:t xml:space="preserve">; for our lord the Very Most Reverend Metropolitan </w:t>
      </w:r>
      <w:r w:rsidRPr="00CA79EB">
        <w:rPr>
          <w:rStyle w:val="l-rubric-lrgChar"/>
        </w:rPr>
        <w:t>N.,</w:t>
      </w:r>
      <w:r w:rsidRPr="006B30DC">
        <w:t xml:space="preserve"> First Hierarch of the Russian Church Abroad; for our lord the Most Reverend </w:t>
      </w:r>
      <w:r w:rsidRPr="00CA79EB">
        <w:rPr>
          <w:rStyle w:val="l-rubric-lrgChar"/>
        </w:rPr>
        <w:t>(Archbishop or Bishop N.)</w:t>
      </w:r>
      <w:r w:rsidRPr="006B30DC">
        <w:t>; for the venerable priesthood, the deaconate in Christ, for all the clergy and people, let us pray to the Lord.</w:t>
      </w:r>
    </w:p>
    <w:p w14:paraId="4EA78B75" w14:textId="77777777" w:rsidR="00B6214E" w:rsidRPr="00D0289A" w:rsidRDefault="00B6214E" w:rsidP="00C65A78">
      <w:pPr>
        <w:pStyle w:val="l-vlrg-prayer-125-indented"/>
        <w:rPr>
          <w:rStyle w:val="l-choir-lrgChar"/>
        </w:rPr>
      </w:pPr>
      <w:r w:rsidRPr="008A37DC">
        <w:rPr>
          <w:rStyle w:val="l-label-largeChar"/>
        </w:rPr>
        <w:t>Choir</w:t>
      </w:r>
      <w:r w:rsidRPr="00CA79EB">
        <w:rPr>
          <w:rStyle w:val="l-label-largeChar"/>
          <w:b w:val="0"/>
          <w:bCs w:val="0"/>
          <w:i w:val="0"/>
          <w:iCs w:val="0"/>
        </w:rPr>
        <w:t>:</w:t>
      </w:r>
      <w:r w:rsidRPr="006B30DC">
        <w:t xml:space="preserve"> </w:t>
      </w:r>
      <w:r w:rsidRPr="00D0289A">
        <w:rPr>
          <w:rStyle w:val="l-choir-lrgChar"/>
        </w:rPr>
        <w:t>Lord, have mercy.</w:t>
      </w:r>
    </w:p>
    <w:p w14:paraId="0C9DEEFC" w14:textId="77777777" w:rsidR="00CA79EB" w:rsidRDefault="00CA79EB" w:rsidP="00C65A78">
      <w:pPr>
        <w:pStyle w:val="l-vlrg-prayer-125-indented"/>
      </w:pPr>
    </w:p>
    <w:p w14:paraId="21E5E71B" w14:textId="77777777" w:rsidR="00937203" w:rsidRPr="006B30DC" w:rsidRDefault="00937203" w:rsidP="00C65A78">
      <w:pPr>
        <w:pStyle w:val="l-vlrg-prayer-125-indented"/>
      </w:pPr>
      <w:r w:rsidRPr="006B30DC">
        <w:t>--For this land, its authorities and armed forces, let us pray to the Lord.</w:t>
      </w:r>
    </w:p>
    <w:p w14:paraId="0BDFBB12" w14:textId="77777777" w:rsidR="00937203" w:rsidRPr="00D0289A" w:rsidRDefault="00B6214E" w:rsidP="00C65A78">
      <w:pPr>
        <w:pStyle w:val="l-vlrg-prayer-125-indented"/>
        <w:rPr>
          <w:rStyle w:val="l-choir-lrgChar"/>
        </w:rPr>
      </w:pPr>
      <w:r w:rsidRPr="00CA79EB">
        <w:rPr>
          <w:rStyle w:val="l-label-largeChar"/>
        </w:rPr>
        <w:t>Choir</w:t>
      </w:r>
      <w:r w:rsidRPr="006B30DC">
        <w:t xml:space="preserve">: </w:t>
      </w:r>
      <w:r w:rsidRPr="00D0289A">
        <w:rPr>
          <w:rStyle w:val="l-choir-lrgChar"/>
        </w:rPr>
        <w:t>Lord, have mercy.</w:t>
      </w:r>
      <w:r w:rsidR="00937203" w:rsidRPr="00D0289A">
        <w:rPr>
          <w:rStyle w:val="l-choir-lrgChar"/>
        </w:rPr>
        <w:t xml:space="preserve"> </w:t>
      </w:r>
    </w:p>
    <w:p w14:paraId="21186739" w14:textId="77777777" w:rsidR="00CA79EB" w:rsidRDefault="00CA79EB" w:rsidP="00C65A78">
      <w:pPr>
        <w:pStyle w:val="l-vlrg-prayer-125-indented"/>
      </w:pPr>
    </w:p>
    <w:p w14:paraId="403CCCB3" w14:textId="77777777" w:rsidR="00B6214E" w:rsidRPr="006B30DC" w:rsidRDefault="00937203" w:rsidP="00C65A78">
      <w:pPr>
        <w:pStyle w:val="l-vlrg-prayer-125-indented"/>
      </w:pPr>
      <w:r w:rsidRPr="006B30DC">
        <w:t>--For the God preserved Russian Land</w:t>
      </w:r>
      <w:r w:rsidR="00407C10">
        <w:rPr>
          <w:rStyle w:val="EndnoteReference"/>
        </w:rPr>
        <w:endnoteReference w:id="3"/>
      </w:r>
      <w:r w:rsidRPr="006B30DC">
        <w:t xml:space="preserve"> and its Orthodox people both </w:t>
      </w:r>
      <w:r w:rsidRPr="006B30DC">
        <w:lastRenderedPageBreak/>
        <w:t>in the homeland and in the diaspora, and for their salvation, let us pray to the Lord.</w:t>
      </w:r>
    </w:p>
    <w:p w14:paraId="7785C471" w14:textId="77777777" w:rsidR="00B6214E" w:rsidRPr="00D0289A" w:rsidRDefault="00B6214E" w:rsidP="00C65A78">
      <w:pPr>
        <w:pStyle w:val="l-vlrg-prayer-125-indented"/>
        <w:rPr>
          <w:rStyle w:val="l-choir-lrgChar"/>
        </w:rPr>
      </w:pPr>
      <w:r w:rsidRPr="00CA79EB">
        <w:rPr>
          <w:rStyle w:val="l-label-largeChar"/>
        </w:rPr>
        <w:t>Choir</w:t>
      </w:r>
      <w:r w:rsidRPr="006B30DC">
        <w:t xml:space="preserve">: </w:t>
      </w:r>
      <w:r w:rsidRPr="00D0289A">
        <w:rPr>
          <w:rStyle w:val="l-choir-lrgChar"/>
        </w:rPr>
        <w:t>Lord, have mercy.</w:t>
      </w:r>
    </w:p>
    <w:p w14:paraId="61CE25F3" w14:textId="77777777" w:rsidR="00CA79EB" w:rsidRDefault="00CA79EB" w:rsidP="00C65A78">
      <w:pPr>
        <w:pStyle w:val="l-vlrg-prayer-125-indented"/>
      </w:pPr>
    </w:p>
    <w:p w14:paraId="3C92C1B4" w14:textId="77777777" w:rsidR="00B6214E" w:rsidRPr="006B30DC" w:rsidRDefault="00B6214E" w:rsidP="00C65A78">
      <w:pPr>
        <w:pStyle w:val="l-vlrg-prayer-125-indented"/>
      </w:pPr>
      <w:r w:rsidRPr="006B30DC">
        <w:t>--That He may deliver His people from enemies both visible and invisible, and confirm in us oneness of mind, brotherly love and piety, let us pray to the Lord.</w:t>
      </w:r>
    </w:p>
    <w:p w14:paraId="651DFBD7" w14:textId="77777777" w:rsidR="00B6214E" w:rsidRPr="006B30DC" w:rsidRDefault="00B6214E" w:rsidP="00C65A78">
      <w:pPr>
        <w:pStyle w:val="l-vlrg-prayer-125-indented"/>
      </w:pPr>
      <w:r w:rsidRPr="00F357B4">
        <w:rPr>
          <w:rStyle w:val="l-label-largeChar"/>
        </w:rPr>
        <w:t>Choir:</w:t>
      </w:r>
      <w:r w:rsidRPr="006B30DC">
        <w:t xml:space="preserve"> </w:t>
      </w:r>
      <w:r w:rsidRPr="00D0289A">
        <w:rPr>
          <w:rStyle w:val="l-choir-lrgChar"/>
        </w:rPr>
        <w:t>Lord, have mercy.</w:t>
      </w:r>
    </w:p>
    <w:p w14:paraId="4A53650F" w14:textId="77777777" w:rsidR="00CA79EB" w:rsidRDefault="00CA79EB" w:rsidP="00C65A78">
      <w:pPr>
        <w:pStyle w:val="l-vlrg-prayer-125-indented"/>
      </w:pPr>
    </w:p>
    <w:p w14:paraId="7C58D73F" w14:textId="77777777" w:rsidR="00B6214E" w:rsidRPr="006B30DC" w:rsidRDefault="00B6214E" w:rsidP="00C65A78">
      <w:pPr>
        <w:pStyle w:val="l-vlrg-prayer-125-indented"/>
      </w:pPr>
      <w:r w:rsidRPr="006B30DC">
        <w:t>--For this city (or this town, or this holy monastery), for every city and country, and the faithful that dwell therein, let us pray to the Lord.</w:t>
      </w:r>
    </w:p>
    <w:p w14:paraId="7746942E" w14:textId="77777777" w:rsidR="00B6214E" w:rsidRPr="00D0289A" w:rsidRDefault="00B6214E" w:rsidP="00C65A78">
      <w:pPr>
        <w:pStyle w:val="l-vlrg-prayer-125-indented"/>
        <w:rPr>
          <w:rStyle w:val="l-choir-lrgChar"/>
        </w:rPr>
      </w:pPr>
      <w:r w:rsidRPr="00CA79EB">
        <w:rPr>
          <w:rStyle w:val="l-label-largeChar"/>
        </w:rPr>
        <w:t>Choir</w:t>
      </w:r>
      <w:r w:rsidRPr="006B30DC">
        <w:t xml:space="preserve">: </w:t>
      </w:r>
      <w:r w:rsidRPr="00D0289A">
        <w:rPr>
          <w:rStyle w:val="l-choir-lrgChar"/>
        </w:rPr>
        <w:t>Lord, have mercy.</w:t>
      </w:r>
    </w:p>
    <w:p w14:paraId="69AF9222" w14:textId="77777777" w:rsidR="00CA79EB" w:rsidRDefault="00CA79EB" w:rsidP="00C65A78">
      <w:pPr>
        <w:pStyle w:val="l-vlrg-prayer-125-indented"/>
      </w:pPr>
    </w:p>
    <w:p w14:paraId="0F861213" w14:textId="77777777" w:rsidR="00B6214E" w:rsidRPr="006B30DC" w:rsidRDefault="00B6214E" w:rsidP="00C65A78">
      <w:pPr>
        <w:pStyle w:val="l-vlrg-prayer-125-indented"/>
      </w:pPr>
      <w:r w:rsidRPr="006B30DC">
        <w:t>--For seasonable weather, abundance of the fruits of the earth, and peaceful times, let us pray to the Lord.</w:t>
      </w:r>
    </w:p>
    <w:p w14:paraId="25700FB6" w14:textId="77777777" w:rsidR="00B6214E" w:rsidRPr="00D0289A" w:rsidRDefault="00B6214E" w:rsidP="00C65A78">
      <w:pPr>
        <w:pStyle w:val="l-vlrg-prayer-125-indented"/>
        <w:rPr>
          <w:rStyle w:val="l-choir-lrgChar"/>
        </w:rPr>
      </w:pPr>
      <w:r w:rsidRPr="00CA79EB">
        <w:rPr>
          <w:rStyle w:val="l-label-largeChar"/>
        </w:rPr>
        <w:t>Choir</w:t>
      </w:r>
      <w:r w:rsidRPr="006B30DC">
        <w:t xml:space="preserve">: </w:t>
      </w:r>
      <w:r w:rsidRPr="00D0289A">
        <w:rPr>
          <w:rStyle w:val="l-choir-lrgChar"/>
        </w:rPr>
        <w:t>Lord, have mercy.</w:t>
      </w:r>
    </w:p>
    <w:p w14:paraId="5717846B" w14:textId="77777777" w:rsidR="00CA79EB" w:rsidRDefault="00CA79EB" w:rsidP="00C65A78">
      <w:pPr>
        <w:pStyle w:val="l-vlrg-prayer-125-indented"/>
      </w:pPr>
    </w:p>
    <w:p w14:paraId="3C3FEBC4" w14:textId="77777777" w:rsidR="00B6214E" w:rsidRPr="006B30DC" w:rsidRDefault="00B6214E" w:rsidP="00C65A78">
      <w:pPr>
        <w:pStyle w:val="l-vlrg-prayer-125-indented"/>
      </w:pPr>
      <w:r w:rsidRPr="006B30DC">
        <w:t>--For travelers by sea, land and air; for the sick, the suffering, the imprisoned, and for their salvation, let us pray to the Lord.</w:t>
      </w:r>
    </w:p>
    <w:p w14:paraId="7B449172" w14:textId="77777777" w:rsidR="00B6214E" w:rsidRPr="00D0289A" w:rsidRDefault="00B6214E" w:rsidP="00C65A78">
      <w:pPr>
        <w:pStyle w:val="l-vlrg-prayer-125-indented"/>
        <w:rPr>
          <w:rStyle w:val="l-choir-lrgChar"/>
        </w:rPr>
      </w:pPr>
      <w:r w:rsidRPr="00CA79EB">
        <w:rPr>
          <w:rStyle w:val="l-label-largeChar"/>
        </w:rPr>
        <w:t>Choir</w:t>
      </w:r>
      <w:r w:rsidRPr="006B30DC">
        <w:t xml:space="preserve">: </w:t>
      </w:r>
      <w:r w:rsidRPr="00D0289A">
        <w:rPr>
          <w:rStyle w:val="l-choir-lrgChar"/>
        </w:rPr>
        <w:t>Lord, have mercy.</w:t>
      </w:r>
    </w:p>
    <w:p w14:paraId="108CBB0D" w14:textId="77777777" w:rsidR="00CA79EB" w:rsidRDefault="00CA79EB" w:rsidP="00C65A78">
      <w:pPr>
        <w:pStyle w:val="l-vlrg-prayer-125-indented"/>
      </w:pPr>
    </w:p>
    <w:p w14:paraId="01F0A649" w14:textId="77777777" w:rsidR="00B6214E" w:rsidRPr="006B30DC" w:rsidRDefault="00B6214E" w:rsidP="00C65A78">
      <w:pPr>
        <w:pStyle w:val="l-vlrg-prayer-125-indented"/>
      </w:pPr>
      <w:r w:rsidRPr="006B30DC">
        <w:t>--That we may be delivered from all tribulation, wrath, and necessity, let us pray to the Lord.</w:t>
      </w:r>
    </w:p>
    <w:p w14:paraId="0827F9B7" w14:textId="77777777" w:rsidR="00B6214E" w:rsidRPr="00D0289A" w:rsidRDefault="00B6214E" w:rsidP="00C65A78">
      <w:pPr>
        <w:pStyle w:val="l-vlrg-prayer-125-indented"/>
        <w:rPr>
          <w:rStyle w:val="l-choir-lrgChar"/>
        </w:rPr>
      </w:pPr>
      <w:r w:rsidRPr="00CA79EB">
        <w:rPr>
          <w:rStyle w:val="l-label-largeChar"/>
        </w:rPr>
        <w:t>Choir</w:t>
      </w:r>
      <w:r w:rsidRPr="00CA79EB">
        <w:rPr>
          <w:rStyle w:val="l-label-largeChar"/>
          <w:b w:val="0"/>
          <w:bCs w:val="0"/>
          <w:i w:val="0"/>
          <w:iCs w:val="0"/>
        </w:rPr>
        <w:t>:</w:t>
      </w:r>
      <w:r w:rsidRPr="006B30DC">
        <w:t xml:space="preserve"> </w:t>
      </w:r>
      <w:r w:rsidRPr="00D0289A">
        <w:rPr>
          <w:rStyle w:val="l-choir-lrgChar"/>
        </w:rPr>
        <w:t>Lord, have mercy.</w:t>
      </w:r>
    </w:p>
    <w:p w14:paraId="00A3A7FF" w14:textId="77777777" w:rsidR="00CA79EB" w:rsidRDefault="00CA79EB" w:rsidP="00C65A78">
      <w:pPr>
        <w:pStyle w:val="l-vlrg-prayer-125-indented"/>
      </w:pPr>
    </w:p>
    <w:p w14:paraId="217082D3" w14:textId="77777777" w:rsidR="00B6214E" w:rsidRPr="006B30DC" w:rsidRDefault="00B6214E" w:rsidP="00C65A78">
      <w:pPr>
        <w:pStyle w:val="l-vlrg-prayer-125-indented"/>
      </w:pPr>
      <w:r w:rsidRPr="006B30DC">
        <w:t>--Help us, save us, have mercy on us, and keep us, O God, by Thy grace.</w:t>
      </w:r>
    </w:p>
    <w:p w14:paraId="74578EC7" w14:textId="77777777" w:rsidR="00B6214E" w:rsidRPr="00D0289A" w:rsidRDefault="00B6214E" w:rsidP="00C65A78">
      <w:pPr>
        <w:pStyle w:val="l-vlrg-prayer-125-indented"/>
        <w:rPr>
          <w:rStyle w:val="l-choir-lrgChar"/>
        </w:rPr>
      </w:pPr>
      <w:r w:rsidRPr="00F357B4">
        <w:rPr>
          <w:rStyle w:val="l-label-largeChar"/>
        </w:rPr>
        <w:t>Choir:</w:t>
      </w:r>
      <w:r w:rsidRPr="006B30DC">
        <w:t xml:space="preserve"> </w:t>
      </w:r>
      <w:r w:rsidRPr="00D0289A">
        <w:rPr>
          <w:rStyle w:val="l-choir-lrgChar"/>
        </w:rPr>
        <w:t>Lord, have mercy.</w:t>
      </w:r>
    </w:p>
    <w:p w14:paraId="5E0D5A98" w14:textId="77777777" w:rsidR="00CA79EB" w:rsidRDefault="00CA79EB" w:rsidP="00C65A78">
      <w:pPr>
        <w:pStyle w:val="l-vlrg-prayer-125-indented"/>
      </w:pPr>
    </w:p>
    <w:p w14:paraId="415969D6" w14:textId="77777777" w:rsidR="00B6214E" w:rsidRPr="006B30DC" w:rsidRDefault="00B6214E" w:rsidP="00C65A78">
      <w:pPr>
        <w:pStyle w:val="l-vlrg-prayer-125-indented"/>
      </w:pPr>
      <w:r w:rsidRPr="006B30DC">
        <w:t>--Calling to remembrance our most holy, most pure, most blessed, glorious Lady Theotokos and Ever-Virgin Mary with all the saints, let us commit ourselves and one another and all our life unto Christ our God.</w:t>
      </w:r>
    </w:p>
    <w:p w14:paraId="1E3E10CF" w14:textId="77777777" w:rsidR="009D46E9" w:rsidRDefault="009D46E9" w:rsidP="005C70D1">
      <w:pPr>
        <w:pStyle w:val="l-prayer-15-lrg"/>
        <w:rPr>
          <w:rStyle w:val="l-label-largeChar"/>
        </w:rPr>
      </w:pPr>
    </w:p>
    <w:p w14:paraId="4E17956A" w14:textId="77777777" w:rsidR="00B6214E" w:rsidRDefault="00B6214E" w:rsidP="00C65A78">
      <w:pPr>
        <w:pStyle w:val="l-vlrg-prayer-125-indented"/>
      </w:pPr>
      <w:r w:rsidRPr="00F357B4">
        <w:rPr>
          <w:rStyle w:val="l-label-largeChar"/>
        </w:rPr>
        <w:t>Choir:</w:t>
      </w:r>
      <w:r w:rsidRPr="006B30DC">
        <w:t xml:space="preserve"> </w:t>
      </w:r>
      <w:r w:rsidRPr="00D0289A">
        <w:rPr>
          <w:rStyle w:val="l-choir-lrgChar"/>
        </w:rPr>
        <w:t>To Thee O Lord</w:t>
      </w:r>
      <w:r w:rsidR="002E77BD" w:rsidRPr="00D0289A">
        <w:rPr>
          <w:rStyle w:val="l-choir-lrgChar"/>
        </w:rPr>
        <w:t>...</w:t>
      </w:r>
      <w:r w:rsidR="002E77BD" w:rsidRPr="006B30DC">
        <w:t xml:space="preserve"> </w:t>
      </w:r>
      <w:r w:rsidR="002E77BD" w:rsidRPr="00CA79EB">
        <w:rPr>
          <w:rStyle w:val="l-rubric-lrgChar"/>
        </w:rPr>
        <w:t>(</w:t>
      </w:r>
      <w:r w:rsidRPr="00CA79EB">
        <w:rPr>
          <w:rStyle w:val="l-rubric-lrgChar"/>
        </w:rPr>
        <w:t>Slowly, if there be no deacon)</w:t>
      </w:r>
    </w:p>
    <w:p w14:paraId="79CBD088" w14:textId="77777777" w:rsidR="00A56D96" w:rsidRDefault="00A56D96" w:rsidP="00C65A78">
      <w:pPr>
        <w:pStyle w:val="l-vlrg-prayer-125-indented"/>
        <w:sectPr w:rsidR="00A56D96" w:rsidSect="00CE71EC">
          <w:endnotePr>
            <w:numFmt w:val="decimal"/>
          </w:endnotePr>
          <w:type w:val="continuous"/>
          <w:pgSz w:w="12240" w:h="15840"/>
          <w:pgMar w:top="432" w:right="432" w:bottom="432" w:left="432" w:header="0" w:footer="432" w:gutter="0"/>
          <w:cols w:num="2" w:sep="1" w:space="720"/>
          <w:noEndnote/>
          <w:docGrid w:linePitch="326"/>
        </w:sectPr>
      </w:pPr>
    </w:p>
    <w:p w14:paraId="1B0BE71F" w14:textId="77777777" w:rsidR="005555E0" w:rsidRPr="00CA79EB" w:rsidRDefault="005555E0" w:rsidP="005C70D1">
      <w:pPr>
        <w:pStyle w:val="l-prayer-15-lrg"/>
        <w:rPr>
          <w:rStyle w:val="l-rubric-lrgChar"/>
          <w:b/>
          <w:bCs/>
        </w:rPr>
      </w:pPr>
      <w:r w:rsidRPr="00CA79EB">
        <w:rPr>
          <w:rStyle w:val="l-rubric-lrgChar"/>
        </w:rPr>
        <w:t>The Prayer of the First Antiphon (silently)</w:t>
      </w:r>
    </w:p>
    <w:p w14:paraId="1432B36C" w14:textId="77777777" w:rsidR="00C827E0" w:rsidRDefault="00C827E0" w:rsidP="00C65A78">
      <w:pPr>
        <w:pStyle w:val="l-vlrg-silent-125-indented"/>
        <w:rPr>
          <w:rStyle w:val="l-label-largeChar"/>
        </w:rPr>
        <w:sectPr w:rsidR="00C827E0" w:rsidSect="00CE71EC">
          <w:endnotePr>
            <w:numFmt w:val="decimal"/>
          </w:endnotePr>
          <w:type w:val="continuous"/>
          <w:pgSz w:w="12240" w:h="15840"/>
          <w:pgMar w:top="432" w:right="432" w:bottom="432" w:left="432" w:header="0" w:footer="432" w:gutter="0"/>
          <w:cols w:space="720"/>
          <w:noEndnote/>
          <w:docGrid w:linePitch="326"/>
        </w:sectPr>
      </w:pPr>
    </w:p>
    <w:p w14:paraId="32AE5187" w14:textId="32F5A11D" w:rsidR="005555E0" w:rsidRPr="00CA79EB" w:rsidRDefault="005555E0" w:rsidP="00C65A78">
      <w:pPr>
        <w:pStyle w:val="l-vlrg-silent-125-indented"/>
      </w:pPr>
      <w:r w:rsidRPr="00CA79EB">
        <w:rPr>
          <w:rStyle w:val="l-label-largeChar"/>
        </w:rPr>
        <w:lastRenderedPageBreak/>
        <w:t>Priest:</w:t>
      </w:r>
      <w:r w:rsidRPr="003A0C99">
        <w:t xml:space="preserve"> </w:t>
      </w:r>
      <w:r w:rsidRPr="00C65A78">
        <w:rPr>
          <w:rStyle w:val="l-vlrg-silent-125Char"/>
          <w:rPrChange w:id="0" w:author="Timothy Holland" w:date="2023-04-13T17:39:00Z">
            <w:rPr/>
          </w:rPrChange>
        </w:rPr>
        <w:t>O Lord our God,</w:t>
      </w:r>
      <w:r w:rsidRPr="00CA79EB">
        <w:t xml:space="preserve"> Whose dominion is indescribable, and Whose glory is incomprehensible, Whose mercy is infinite, and Whose love for mankind is ineffable: Do thou thyself, O Master, according to Thy </w:t>
      </w:r>
      <w:r w:rsidRPr="00CA79EB">
        <w:t xml:space="preserve">tender compassion, look upon us, and upon this holy temple, and deal with us, and them that pray with us, according to Thine abundant mercies and compassions. </w:t>
      </w:r>
    </w:p>
    <w:p w14:paraId="18947559" w14:textId="77777777" w:rsidR="00C827E0" w:rsidRDefault="00C827E0" w:rsidP="005C70D1">
      <w:pPr>
        <w:pStyle w:val="l-prayer-15-lrg"/>
        <w:rPr>
          <w:rStyle w:val="l-label-largeChar"/>
        </w:rPr>
        <w:sectPr w:rsidR="00C827E0" w:rsidSect="00C64D47">
          <w:endnotePr>
            <w:numFmt w:val="decimal"/>
          </w:endnotePr>
          <w:type w:val="continuous"/>
          <w:pgSz w:w="12240" w:h="15840"/>
          <w:pgMar w:top="432" w:right="432" w:bottom="432" w:left="432" w:header="0" w:footer="432" w:gutter="0"/>
          <w:cols w:num="2" w:sep="1" w:space="288"/>
          <w:noEndnote/>
          <w:docGrid w:linePitch="326"/>
        </w:sectPr>
      </w:pPr>
    </w:p>
    <w:p w14:paraId="0B361C8B" w14:textId="77777777" w:rsidR="00C65A78" w:rsidRDefault="00C65A78" w:rsidP="00C65A78">
      <w:pPr>
        <w:pStyle w:val="l-vlrg-prayer-125-indented"/>
        <w:rPr>
          <w:ins w:id="1" w:author="Timothy Holland" w:date="2023-04-13T17:42:00Z"/>
          <w:rStyle w:val="l-label-largeChar"/>
        </w:rPr>
      </w:pPr>
    </w:p>
    <w:p w14:paraId="647A6389" w14:textId="38C8D23C" w:rsidR="00562700" w:rsidRPr="00D0289A" w:rsidRDefault="00B6214E" w:rsidP="00C65A78">
      <w:pPr>
        <w:pStyle w:val="l-vlrg-prayer-125-indented"/>
        <w:rPr>
          <w:rStyle w:val="l-exclamation-15-lrgChar"/>
        </w:rPr>
      </w:pPr>
      <w:r w:rsidRPr="00CA79EB">
        <w:rPr>
          <w:rStyle w:val="l-label-largeChar"/>
        </w:rPr>
        <w:t>Priest:</w:t>
      </w:r>
      <w:r w:rsidRPr="006B30DC">
        <w:t xml:space="preserve"> </w:t>
      </w:r>
      <w:r w:rsidRPr="00D0289A">
        <w:rPr>
          <w:rStyle w:val="l-exclamation-15-lrgChar"/>
        </w:rPr>
        <w:t xml:space="preserve">For unto Thee is due all glory, honor and worship; to the Father, and to the Son, and to the Holy Spirit, now and </w:t>
      </w:r>
      <w:r w:rsidR="00D85CBD" w:rsidRPr="00D0289A">
        <w:rPr>
          <w:rStyle w:val="l-exclamation-15-lrgChar"/>
        </w:rPr>
        <w:t xml:space="preserve">ever, and unto the ages of ages. </w:t>
      </w:r>
    </w:p>
    <w:p w14:paraId="46496126" w14:textId="77777777" w:rsidR="00B6214E" w:rsidRDefault="00B6214E" w:rsidP="00C65A78">
      <w:pPr>
        <w:pStyle w:val="l-vlrg-prayer-125-indented"/>
      </w:pPr>
      <w:r w:rsidRPr="00CA79EB">
        <w:rPr>
          <w:rStyle w:val="l-label-largeChar"/>
        </w:rPr>
        <w:t>Choir</w:t>
      </w:r>
      <w:r w:rsidRPr="00CA79EB">
        <w:rPr>
          <w:rStyle w:val="l-label-largeChar"/>
          <w:b w:val="0"/>
          <w:bCs w:val="0"/>
          <w:i w:val="0"/>
          <w:iCs w:val="0"/>
        </w:rPr>
        <w:t>:</w:t>
      </w:r>
      <w:r w:rsidRPr="006B30DC">
        <w:t xml:space="preserve"> </w:t>
      </w:r>
      <w:r w:rsidRPr="00D0289A">
        <w:rPr>
          <w:rStyle w:val="l-choir-lrgChar"/>
        </w:rPr>
        <w:t>Amen.</w:t>
      </w:r>
    </w:p>
    <w:p w14:paraId="0820DB9B" w14:textId="59F59950" w:rsidR="00B6214E" w:rsidRPr="00BD3BE4" w:rsidRDefault="005555E0" w:rsidP="00C64D47">
      <w:pPr>
        <w:pStyle w:val="Heading1"/>
        <w:jc w:val="center"/>
        <w:rPr>
          <w:rFonts w:ascii="Arial" w:hAnsi="Arial" w:cs="Arial"/>
          <w:i/>
          <w:color w:val="FF0000"/>
          <w:sz w:val="28"/>
          <w:szCs w:val="28"/>
        </w:rPr>
      </w:pPr>
      <w:r>
        <w:rPr>
          <w:rFonts w:ascii="Arial" w:hAnsi="Arial" w:cs="Arial"/>
          <w:i/>
          <w:color w:val="FF0000"/>
          <w:sz w:val="28"/>
          <w:szCs w:val="28"/>
        </w:rPr>
        <w:br w:type="page"/>
      </w:r>
      <w:r w:rsidR="00B6214E" w:rsidRPr="00BD3BE4">
        <w:rPr>
          <w:rFonts w:ascii="Arial" w:hAnsi="Arial" w:cs="Arial"/>
          <w:i/>
          <w:color w:val="FF0000"/>
          <w:sz w:val="28"/>
          <w:szCs w:val="28"/>
        </w:rPr>
        <w:lastRenderedPageBreak/>
        <w:t>The First Antiphon</w:t>
      </w:r>
    </w:p>
    <w:p w14:paraId="6F9572E4" w14:textId="77777777" w:rsidR="006B30DC" w:rsidRDefault="006B30DC" w:rsidP="006B30DC"/>
    <w:p w14:paraId="53658DC3" w14:textId="77777777" w:rsidR="008C70B9" w:rsidRDefault="008C70B9" w:rsidP="00C65A78">
      <w:pPr>
        <w:pStyle w:val="l-vlrg-prayer-125-indented"/>
        <w:sectPr w:rsidR="008C70B9" w:rsidSect="00CE71EC">
          <w:endnotePr>
            <w:numFmt w:val="decimal"/>
          </w:endnotePr>
          <w:type w:val="continuous"/>
          <w:pgSz w:w="12240" w:h="15840"/>
          <w:pgMar w:top="432" w:right="432" w:bottom="432" w:left="432" w:header="0" w:footer="432" w:gutter="0"/>
          <w:cols w:space="720"/>
          <w:noEndnote/>
          <w:docGrid w:linePitch="326"/>
        </w:sectPr>
      </w:pPr>
    </w:p>
    <w:p w14:paraId="79FC5245" w14:textId="77777777" w:rsidR="00C872E9" w:rsidRDefault="00B6214E" w:rsidP="00C65A78">
      <w:pPr>
        <w:pStyle w:val="l-vlrg-prayer-125-indented"/>
      </w:pPr>
      <w:r w:rsidRPr="0090774F">
        <w:t>Bless the Lord, O my soul; blessed art Thou, O Lord.</w:t>
      </w:r>
      <w:r w:rsidR="002E5CEF" w:rsidRPr="0090774F">
        <w:t xml:space="preserve"> </w:t>
      </w:r>
    </w:p>
    <w:p w14:paraId="5FED1880" w14:textId="77777777" w:rsidR="00C872E9" w:rsidRDefault="00B6214E" w:rsidP="00C65A78">
      <w:pPr>
        <w:pStyle w:val="l-vlrg-prayer-125-indented"/>
      </w:pPr>
      <w:r w:rsidRPr="0090774F">
        <w:t>*</w:t>
      </w:r>
      <w:r w:rsidR="002E5CEF" w:rsidRPr="0090774F">
        <w:t xml:space="preserve"> </w:t>
      </w:r>
      <w:r w:rsidRPr="0090774F">
        <w:t>Bless the Lord, O my soul, and all that is within me bless His holy name.</w:t>
      </w:r>
      <w:r w:rsidR="002E5CEF" w:rsidRPr="0090774F">
        <w:t xml:space="preserve"> </w:t>
      </w:r>
    </w:p>
    <w:p w14:paraId="25D1D505" w14:textId="77777777" w:rsidR="00C872E9" w:rsidRDefault="00B6214E" w:rsidP="00C65A78">
      <w:pPr>
        <w:pStyle w:val="l-vlrg-prayer-125-indented"/>
      </w:pPr>
      <w:r w:rsidRPr="0090774F">
        <w:t xml:space="preserve">* Bless the Lord, O my soul, and forget not all that He hath done for thee. </w:t>
      </w:r>
    </w:p>
    <w:p w14:paraId="7DE5F794" w14:textId="77777777" w:rsidR="00C872E9" w:rsidRDefault="00B6214E" w:rsidP="00C65A78">
      <w:pPr>
        <w:pStyle w:val="l-vlrg-prayer-125-indented"/>
      </w:pPr>
      <w:r w:rsidRPr="0090774F">
        <w:t>*</w:t>
      </w:r>
      <w:r w:rsidR="002E5CEF" w:rsidRPr="0090774F">
        <w:t xml:space="preserve"> </w:t>
      </w:r>
      <w:r w:rsidRPr="0090774F">
        <w:t xml:space="preserve">Who is gracious unto all thine iniquities, Who healeth all thine infirmities. </w:t>
      </w:r>
    </w:p>
    <w:p w14:paraId="7A57F601" w14:textId="77777777" w:rsidR="00C872E9" w:rsidRDefault="00B6214E" w:rsidP="00C65A78">
      <w:pPr>
        <w:pStyle w:val="l-vlrg-prayer-125-indented"/>
      </w:pPr>
      <w:r w:rsidRPr="0090774F">
        <w:t xml:space="preserve">* Who redeemeth thy life from corruption, Who crowneth thee with mercy and compassion. </w:t>
      </w:r>
    </w:p>
    <w:p w14:paraId="1B856D57" w14:textId="77777777" w:rsidR="00C872E9" w:rsidRDefault="00B6214E" w:rsidP="00C65A78">
      <w:pPr>
        <w:pStyle w:val="l-vlrg-prayer-125-indented"/>
      </w:pPr>
      <w:r w:rsidRPr="0090774F">
        <w:t xml:space="preserve">* Who fulfilleth thy desire with good things; thy youth shall be renewed as the eagle's. </w:t>
      </w:r>
    </w:p>
    <w:p w14:paraId="68C06883" w14:textId="77777777" w:rsidR="00C872E9" w:rsidRDefault="00B6214E" w:rsidP="00C65A78">
      <w:pPr>
        <w:pStyle w:val="l-vlrg-prayer-125-indented"/>
      </w:pPr>
      <w:r w:rsidRPr="0090774F">
        <w:t xml:space="preserve">* The Lord performeth deeds of mercy, and executeth judgment for all them that are wronged. </w:t>
      </w:r>
    </w:p>
    <w:p w14:paraId="3876557D" w14:textId="77777777" w:rsidR="00C872E9" w:rsidRDefault="00B6214E" w:rsidP="00C65A78">
      <w:pPr>
        <w:pStyle w:val="l-vlrg-prayer-125-indented"/>
      </w:pPr>
      <w:r w:rsidRPr="0090774F">
        <w:t xml:space="preserve">* He hath made His ways known unto Moses, unto the sons of Israel the things that He hath willed. </w:t>
      </w:r>
    </w:p>
    <w:p w14:paraId="2EBA6577" w14:textId="77777777" w:rsidR="00C872E9" w:rsidRDefault="00B6214E" w:rsidP="00C65A78">
      <w:pPr>
        <w:pStyle w:val="l-vlrg-prayer-125-indented"/>
      </w:pPr>
      <w:r w:rsidRPr="0090774F">
        <w:t xml:space="preserve">* Compassionate and merciful is the Lord, long-suffering and plenteous in mercy. </w:t>
      </w:r>
    </w:p>
    <w:p w14:paraId="3FD363E4" w14:textId="77777777" w:rsidR="00C872E9" w:rsidRDefault="00B6214E" w:rsidP="00C65A78">
      <w:pPr>
        <w:pStyle w:val="l-vlrg-prayer-125-indented"/>
      </w:pPr>
      <w:r w:rsidRPr="0090774F">
        <w:t xml:space="preserve">* Not unto the end will He be angered, neither unto eternity will He be </w:t>
      </w:r>
      <w:proofErr w:type="spellStart"/>
      <w:r w:rsidRPr="0090774F">
        <w:t>wroth</w:t>
      </w:r>
      <w:proofErr w:type="spellEnd"/>
      <w:r w:rsidRPr="0090774F">
        <w:t xml:space="preserve">. </w:t>
      </w:r>
    </w:p>
    <w:p w14:paraId="2BABFD9E" w14:textId="77777777" w:rsidR="00C872E9" w:rsidRDefault="00B6214E" w:rsidP="00C65A78">
      <w:pPr>
        <w:pStyle w:val="l-vlrg-prayer-125-indented"/>
      </w:pPr>
      <w:r w:rsidRPr="0090774F">
        <w:t xml:space="preserve">* Not according to our iniquities hath He dealt with us, neither according to our sins hath He rewarded us. </w:t>
      </w:r>
    </w:p>
    <w:p w14:paraId="002D5D6F" w14:textId="77777777" w:rsidR="00C872E9" w:rsidRDefault="00B6214E" w:rsidP="00C65A78">
      <w:pPr>
        <w:pStyle w:val="l-vlrg-prayer-125-indented"/>
      </w:pPr>
      <w:r w:rsidRPr="0090774F">
        <w:t xml:space="preserve">* For according to the height of heaven from the earth, the Lord hath made His mercy to prevail over them that fear Him. </w:t>
      </w:r>
    </w:p>
    <w:p w14:paraId="6766264A" w14:textId="77777777" w:rsidR="00C872E9" w:rsidRDefault="00B6214E" w:rsidP="00C65A78">
      <w:pPr>
        <w:pStyle w:val="l-vlrg-prayer-125-indented"/>
      </w:pPr>
      <w:r w:rsidRPr="0090774F">
        <w:t xml:space="preserve">* As far as the east is from the west, so far hath He removed our iniquities from us. </w:t>
      </w:r>
    </w:p>
    <w:p w14:paraId="54D7E336" w14:textId="77777777" w:rsidR="00C872E9" w:rsidRDefault="00B6214E" w:rsidP="00C65A78">
      <w:pPr>
        <w:pStyle w:val="l-vlrg-prayer-125-indented"/>
      </w:pPr>
      <w:r w:rsidRPr="0090774F">
        <w:t>*</w:t>
      </w:r>
      <w:r w:rsidR="002E5CEF" w:rsidRPr="0090774F">
        <w:t xml:space="preserve"> </w:t>
      </w:r>
      <w:r w:rsidRPr="0090774F">
        <w:t xml:space="preserve">Like as a father hath compassion upon his sons, so hath the Lord had compassion upon them that fear Him; </w:t>
      </w:r>
    </w:p>
    <w:p w14:paraId="79348048" w14:textId="77777777" w:rsidR="00C872E9" w:rsidRDefault="00B6214E" w:rsidP="00C65A78">
      <w:pPr>
        <w:pStyle w:val="l-vlrg-prayer-125-indented"/>
      </w:pPr>
      <w:r w:rsidRPr="0090774F">
        <w:t xml:space="preserve">* for He knoweth whereof we are made, He hath remembered that we are dust. </w:t>
      </w:r>
    </w:p>
    <w:p w14:paraId="6E2A390C" w14:textId="77777777" w:rsidR="00C872E9" w:rsidRDefault="00B6214E" w:rsidP="00C65A78">
      <w:pPr>
        <w:pStyle w:val="l-vlrg-prayer-125-indented"/>
      </w:pPr>
      <w:r w:rsidRPr="0090774F">
        <w:lastRenderedPageBreak/>
        <w:t xml:space="preserve">* As for man, his days are as the grass; as a flower of the field, so shall he blossom forth. </w:t>
      </w:r>
    </w:p>
    <w:p w14:paraId="64DB7AF7" w14:textId="77777777" w:rsidR="00C872E9" w:rsidRDefault="00B6214E" w:rsidP="00C65A78">
      <w:pPr>
        <w:pStyle w:val="l-vlrg-prayer-125-indented"/>
      </w:pPr>
      <w:r w:rsidRPr="0090774F">
        <w:t xml:space="preserve">* For when the wind is passed over it, then it shall be gone, and no longer will it know the place thereof. </w:t>
      </w:r>
    </w:p>
    <w:p w14:paraId="53094E70" w14:textId="77777777" w:rsidR="00C872E9" w:rsidRDefault="00B6214E" w:rsidP="00C65A78">
      <w:pPr>
        <w:pStyle w:val="l-vlrg-prayer-125-indented"/>
      </w:pPr>
      <w:r w:rsidRPr="0090774F">
        <w:t xml:space="preserve">* But the mercy of the Lord is from eternity, even unto eternity, upon them that fear Him. </w:t>
      </w:r>
    </w:p>
    <w:p w14:paraId="2713106E" w14:textId="77777777" w:rsidR="00C872E9" w:rsidRDefault="00B6214E" w:rsidP="00C65A78">
      <w:pPr>
        <w:pStyle w:val="l-vlrg-prayer-125-indented"/>
      </w:pPr>
      <w:r w:rsidRPr="0090774F">
        <w:t xml:space="preserve">* And His righteousness is upon sons of sons, upon them that keep His testament and remember His </w:t>
      </w:r>
      <w:r w:rsidRPr="0090774F">
        <w:t xml:space="preserve">commandments to do them. * The Lord in heaven hath prepared His throne, and His kingdom ruleth over all. </w:t>
      </w:r>
    </w:p>
    <w:p w14:paraId="216A1B76" w14:textId="77777777" w:rsidR="00C872E9" w:rsidRDefault="00B6214E" w:rsidP="00C65A78">
      <w:pPr>
        <w:pStyle w:val="l-vlrg-prayer-125-indented"/>
      </w:pPr>
      <w:r w:rsidRPr="0090774F">
        <w:t xml:space="preserve">* Bless the Lord, all ye His angels, mighty in strength, that perform His word, to hear the voice of His words. </w:t>
      </w:r>
    </w:p>
    <w:p w14:paraId="7EAC4CFD" w14:textId="77777777" w:rsidR="00C872E9" w:rsidRDefault="00B6214E" w:rsidP="00C65A78">
      <w:pPr>
        <w:pStyle w:val="l-vlrg-prayer-125-indented"/>
      </w:pPr>
      <w:r w:rsidRPr="0090774F">
        <w:t xml:space="preserve">* Bless the Lord, all ye His hosts, His ministers that do His will. </w:t>
      </w:r>
    </w:p>
    <w:p w14:paraId="33127EEC" w14:textId="77777777" w:rsidR="00B6214E" w:rsidRDefault="00B6214E" w:rsidP="00C65A78">
      <w:pPr>
        <w:pStyle w:val="l-vlrg-prayer-125-indented"/>
      </w:pPr>
      <w:r w:rsidRPr="0090774F">
        <w:t xml:space="preserve">* Bless the Lord, all ye His works, in every place of His dominion. </w:t>
      </w:r>
    </w:p>
    <w:p w14:paraId="679BE4B2" w14:textId="77777777" w:rsidR="008C70B9" w:rsidRDefault="008C70B9" w:rsidP="00C65A78">
      <w:pPr>
        <w:pStyle w:val="l-vlrg-prayer-125-indented"/>
        <w:sectPr w:rsidR="008C70B9" w:rsidSect="00CE71EC">
          <w:endnotePr>
            <w:numFmt w:val="decimal"/>
          </w:endnotePr>
          <w:type w:val="continuous"/>
          <w:pgSz w:w="12240" w:h="15840"/>
          <w:pgMar w:top="432" w:right="432" w:bottom="432" w:left="432" w:header="0" w:footer="432" w:gutter="0"/>
          <w:cols w:num="2" w:sep="1" w:space="720"/>
          <w:noEndnote/>
          <w:docGrid w:linePitch="326"/>
        </w:sectPr>
      </w:pPr>
    </w:p>
    <w:p w14:paraId="62A16D02" w14:textId="77777777" w:rsidR="0090774F" w:rsidRPr="0090774F" w:rsidRDefault="0090774F" w:rsidP="00C65A78">
      <w:pPr>
        <w:pStyle w:val="l-vlrg-prayer-125-indented"/>
      </w:pPr>
    </w:p>
    <w:p w14:paraId="65DFD897" w14:textId="77777777" w:rsidR="00B6214E" w:rsidRDefault="00B6214E" w:rsidP="00C65A78">
      <w:pPr>
        <w:pStyle w:val="l-vlrg-prayer-125-indented"/>
      </w:pPr>
      <w:r w:rsidRPr="0090774F">
        <w:t>Glory to the Father, * and to the Son, * and to the Holy Spirit. * Both now and ever, * and unto the ages of ages.</w:t>
      </w:r>
      <w:r w:rsidR="002E5CEF" w:rsidRPr="0090774F">
        <w:t xml:space="preserve"> </w:t>
      </w:r>
      <w:r w:rsidRPr="0090774F">
        <w:t xml:space="preserve">Amen. </w:t>
      </w:r>
    </w:p>
    <w:p w14:paraId="57850427" w14:textId="77777777" w:rsidR="0090774F" w:rsidRPr="0090774F" w:rsidRDefault="0090774F" w:rsidP="00C65A78">
      <w:pPr>
        <w:pStyle w:val="l-vlrg-prayer-125-indented"/>
      </w:pPr>
    </w:p>
    <w:p w14:paraId="24FD2A34" w14:textId="77777777" w:rsidR="00B6214E" w:rsidRPr="0090774F" w:rsidRDefault="00B6214E" w:rsidP="00C65A78">
      <w:pPr>
        <w:pStyle w:val="l-vlrg-prayer-125-indented"/>
      </w:pPr>
      <w:r w:rsidRPr="0090774F">
        <w:t>Bless the Lord, O my soul, * and all that is within me * bless His holy name; * blessed art Thou, O Lord.</w:t>
      </w:r>
    </w:p>
    <w:p w14:paraId="1F48E529" w14:textId="77777777" w:rsidR="00B6214E" w:rsidRPr="00AB6F7F" w:rsidRDefault="006B30DC" w:rsidP="0090774F">
      <w:pPr>
        <w:pStyle w:val="l-rubric-lrg"/>
        <w:jc w:val="center"/>
      </w:pPr>
      <w:r>
        <w:br w:type="page"/>
      </w:r>
      <w:r w:rsidR="00B6214E" w:rsidRPr="00AB6F7F">
        <w:lastRenderedPageBreak/>
        <w:t>Abbreviated First Antiphon</w:t>
      </w:r>
    </w:p>
    <w:p w14:paraId="4A8C0852" w14:textId="77777777" w:rsidR="0090774F" w:rsidRDefault="0090774F" w:rsidP="00C65A78">
      <w:pPr>
        <w:pStyle w:val="l-vlrg-prayer-125-indented"/>
      </w:pPr>
    </w:p>
    <w:p w14:paraId="792814FE" w14:textId="77777777" w:rsidR="008C70B9" w:rsidRDefault="008C70B9" w:rsidP="00C65A78">
      <w:pPr>
        <w:pStyle w:val="l-vlrg-prayer-125-indented"/>
        <w:sectPr w:rsidR="008C70B9" w:rsidSect="00CE71EC">
          <w:endnotePr>
            <w:numFmt w:val="decimal"/>
          </w:endnotePr>
          <w:type w:val="continuous"/>
          <w:pgSz w:w="12240" w:h="15840"/>
          <w:pgMar w:top="432" w:right="432" w:bottom="432" w:left="432" w:header="0" w:footer="432" w:gutter="0"/>
          <w:cols w:space="720"/>
          <w:noEndnote/>
          <w:docGrid w:linePitch="326"/>
        </w:sectPr>
      </w:pPr>
    </w:p>
    <w:p w14:paraId="11BA40FF" w14:textId="77777777" w:rsidR="00C872E9" w:rsidRDefault="00B6214E" w:rsidP="00C65A78">
      <w:pPr>
        <w:pStyle w:val="l-vlrg-prayer-125-indented"/>
      </w:pPr>
      <w:r w:rsidRPr="006B30DC">
        <w:t xml:space="preserve">Bless the Lord, O my Soul; </w:t>
      </w:r>
    </w:p>
    <w:p w14:paraId="315C3FB1" w14:textId="77777777" w:rsidR="00C872E9" w:rsidRDefault="00B6214E" w:rsidP="00C65A78">
      <w:pPr>
        <w:pStyle w:val="l-vlrg-prayer-125-indented"/>
      </w:pPr>
      <w:r w:rsidRPr="006B30DC">
        <w:t xml:space="preserve">* blessed art Thou, O Lord. </w:t>
      </w:r>
    </w:p>
    <w:p w14:paraId="3B0446F6" w14:textId="77777777" w:rsidR="00C872E9" w:rsidRDefault="00B6214E" w:rsidP="00C65A78">
      <w:pPr>
        <w:pStyle w:val="l-vlrg-prayer-125-indented"/>
      </w:pPr>
      <w:r w:rsidRPr="006B30DC">
        <w:t xml:space="preserve">* Bless the Lord, O my soul, </w:t>
      </w:r>
    </w:p>
    <w:p w14:paraId="2E232728" w14:textId="77777777" w:rsidR="00C872E9" w:rsidRDefault="00B6214E" w:rsidP="00C65A78">
      <w:pPr>
        <w:pStyle w:val="l-vlrg-prayer-125-indented"/>
      </w:pPr>
      <w:r w:rsidRPr="006B30DC">
        <w:t xml:space="preserve">* and all that is within me bless His holy name. </w:t>
      </w:r>
    </w:p>
    <w:p w14:paraId="15A1F091" w14:textId="77777777" w:rsidR="00C872E9" w:rsidRDefault="00B6214E" w:rsidP="00C65A78">
      <w:pPr>
        <w:pStyle w:val="l-vlrg-prayer-125-indented"/>
      </w:pPr>
      <w:r w:rsidRPr="006B30DC">
        <w:t xml:space="preserve">* Bless the Lord, O my soul, </w:t>
      </w:r>
    </w:p>
    <w:p w14:paraId="0096A5A6" w14:textId="77777777" w:rsidR="00C872E9" w:rsidRDefault="00B6214E" w:rsidP="00C65A78">
      <w:pPr>
        <w:pStyle w:val="l-vlrg-prayer-125-indented"/>
      </w:pPr>
      <w:r w:rsidRPr="006B30DC">
        <w:t>* and forget not all that He hath done for the</w:t>
      </w:r>
      <w:r w:rsidR="00D468AF">
        <w:t>e</w:t>
      </w:r>
      <w:r w:rsidRPr="006B30DC">
        <w:t xml:space="preserve">. </w:t>
      </w:r>
    </w:p>
    <w:p w14:paraId="2E5D82E9" w14:textId="77777777" w:rsidR="00C872E9" w:rsidRDefault="00B6214E" w:rsidP="00C65A78">
      <w:pPr>
        <w:pStyle w:val="l-vlrg-prayer-125-indented"/>
      </w:pPr>
      <w:r w:rsidRPr="006B30DC">
        <w:t xml:space="preserve">* Who is gracious unto all thine iniquities, </w:t>
      </w:r>
    </w:p>
    <w:p w14:paraId="5473E190" w14:textId="77777777" w:rsidR="00C872E9" w:rsidRDefault="00B6214E" w:rsidP="00C65A78">
      <w:pPr>
        <w:pStyle w:val="l-vlrg-prayer-125-indented"/>
      </w:pPr>
      <w:r w:rsidRPr="006B30DC">
        <w:t xml:space="preserve">* Who healeth all thine infirmities. </w:t>
      </w:r>
    </w:p>
    <w:p w14:paraId="7CA12A23" w14:textId="77777777" w:rsidR="00C872E9" w:rsidRDefault="00B6214E" w:rsidP="00C65A78">
      <w:pPr>
        <w:pStyle w:val="l-vlrg-prayer-125-indented"/>
      </w:pPr>
      <w:r w:rsidRPr="006B30DC">
        <w:t xml:space="preserve">* Who redeemeth thy life from corruption, </w:t>
      </w:r>
    </w:p>
    <w:p w14:paraId="4DDA7A8C" w14:textId="77777777" w:rsidR="00C872E9" w:rsidRDefault="00B6214E" w:rsidP="00C65A78">
      <w:pPr>
        <w:pStyle w:val="l-vlrg-prayer-125-indented"/>
      </w:pPr>
      <w:r w:rsidRPr="006B30DC">
        <w:t xml:space="preserve">* Who crowneth thee with mercy and compassion. </w:t>
      </w:r>
    </w:p>
    <w:p w14:paraId="519C342F" w14:textId="77777777" w:rsidR="00C872E9" w:rsidRDefault="00B6214E" w:rsidP="00C65A78">
      <w:pPr>
        <w:pStyle w:val="l-vlrg-prayer-125-indented"/>
      </w:pPr>
      <w:r w:rsidRPr="006B30DC">
        <w:t xml:space="preserve">* Who fulfilleth thy desire with good things; </w:t>
      </w:r>
    </w:p>
    <w:p w14:paraId="708ADB6B" w14:textId="77777777" w:rsidR="00C872E9" w:rsidRDefault="00B6214E" w:rsidP="00C65A78">
      <w:pPr>
        <w:pStyle w:val="l-vlrg-prayer-125-indented"/>
      </w:pPr>
      <w:r w:rsidRPr="006B30DC">
        <w:t xml:space="preserve">* thy youth shall be renewed as the eagle’s. </w:t>
      </w:r>
    </w:p>
    <w:p w14:paraId="1A108ABD" w14:textId="77777777" w:rsidR="00C872E9" w:rsidRDefault="00B6214E" w:rsidP="00C65A78">
      <w:pPr>
        <w:pStyle w:val="l-vlrg-prayer-125-indented"/>
      </w:pPr>
      <w:r w:rsidRPr="006B30DC">
        <w:t xml:space="preserve">* Compassionate and merciful is the Lord, </w:t>
      </w:r>
    </w:p>
    <w:p w14:paraId="07A739AC" w14:textId="77777777" w:rsidR="00B6214E" w:rsidRPr="006B30DC" w:rsidRDefault="00B6214E" w:rsidP="00C65A78">
      <w:pPr>
        <w:pStyle w:val="l-vlrg-prayer-125-indented"/>
      </w:pPr>
      <w:r w:rsidRPr="006B30DC">
        <w:t>* long-suffering and plenteous in mercy.</w:t>
      </w:r>
    </w:p>
    <w:p w14:paraId="355C3A20" w14:textId="77777777" w:rsidR="008C70B9" w:rsidRDefault="008C70B9" w:rsidP="00C65A78">
      <w:pPr>
        <w:pStyle w:val="l-vlrg-prayer-125-indented"/>
        <w:sectPr w:rsidR="008C70B9" w:rsidSect="00CE71EC">
          <w:endnotePr>
            <w:numFmt w:val="decimal"/>
          </w:endnotePr>
          <w:type w:val="continuous"/>
          <w:pgSz w:w="12240" w:h="15840"/>
          <w:pgMar w:top="432" w:right="432" w:bottom="432" w:left="432" w:header="0" w:footer="432" w:gutter="0"/>
          <w:cols w:num="2" w:sep="1" w:space="720"/>
          <w:noEndnote/>
          <w:docGrid w:linePitch="326"/>
        </w:sectPr>
      </w:pPr>
    </w:p>
    <w:p w14:paraId="2E2EB1C5" w14:textId="77777777" w:rsidR="0090774F" w:rsidRDefault="00B6214E" w:rsidP="00C65A78">
      <w:pPr>
        <w:pStyle w:val="l-vlrg-prayer-125-indented"/>
      </w:pPr>
      <w:r w:rsidRPr="006B30DC">
        <w:tab/>
      </w:r>
    </w:p>
    <w:p w14:paraId="5066ABBB" w14:textId="77777777" w:rsidR="00B6214E" w:rsidRPr="006B30DC" w:rsidRDefault="00B6214E" w:rsidP="00C65A78">
      <w:pPr>
        <w:pStyle w:val="l-vlrg-prayer-125-indented"/>
      </w:pPr>
      <w:r w:rsidRPr="006B30DC">
        <w:t>Glory to the Father, * and to the Son, * and to the Holy Spirit; * Both now and ever, * and unto the ages of ages. Amen.</w:t>
      </w:r>
    </w:p>
    <w:p w14:paraId="0DD7049F" w14:textId="77777777" w:rsidR="0090774F" w:rsidRDefault="00B6214E" w:rsidP="00C65A78">
      <w:pPr>
        <w:pStyle w:val="l-vlrg-prayer-125-indented"/>
      </w:pPr>
      <w:r w:rsidRPr="006B30DC">
        <w:tab/>
      </w:r>
    </w:p>
    <w:p w14:paraId="0CD8F984" w14:textId="77777777" w:rsidR="00B6214E" w:rsidRDefault="00B6214E" w:rsidP="00C65A78">
      <w:pPr>
        <w:pStyle w:val="l-vlrg-prayer-125-indented"/>
      </w:pPr>
      <w:r w:rsidRPr="006B30DC">
        <w:t>Bless the Lord, O my soul, * and all that is within me * bless His holy name; blessed art Thou, O Lord.</w:t>
      </w:r>
    </w:p>
    <w:p w14:paraId="7AE907CE" w14:textId="77777777" w:rsidR="00BD3BE4" w:rsidRPr="006B30DC" w:rsidRDefault="00BD3BE4" w:rsidP="00C65A78">
      <w:pPr>
        <w:pStyle w:val="l-vlrg-prayer-125-indented"/>
      </w:pPr>
    </w:p>
    <w:p w14:paraId="58DD5548" w14:textId="77777777" w:rsidR="006B30DC" w:rsidRPr="006B30DC" w:rsidRDefault="005555E0">
      <w:pPr>
        <w:pStyle w:val="l-rubric-lrg"/>
        <w:jc w:val="center"/>
      </w:pPr>
      <w:r>
        <w:br w:type="page"/>
      </w:r>
      <w:r w:rsidR="006F2FFB" w:rsidRPr="006B30DC" w:rsidDel="006F2FFB">
        <w:lastRenderedPageBreak/>
        <w:t xml:space="preserve"> </w:t>
      </w:r>
      <w:r w:rsidR="006B30DC" w:rsidRPr="006B30DC">
        <w:t xml:space="preserve">Small </w:t>
      </w:r>
      <w:r w:rsidR="006B30DC">
        <w:t>Ectenia</w:t>
      </w:r>
      <w:r w:rsidR="006B30DC" w:rsidRPr="006B30DC">
        <w:t>:</w:t>
      </w:r>
    </w:p>
    <w:p w14:paraId="3E1D9747" w14:textId="77777777" w:rsidR="001A30C5" w:rsidRDefault="001A30C5" w:rsidP="005C70D1">
      <w:pPr>
        <w:pStyle w:val="l-prayer-15-lrg"/>
        <w:rPr>
          <w:rStyle w:val="l-label-largeChar"/>
        </w:rPr>
        <w:sectPr w:rsidR="001A30C5" w:rsidSect="00CE71EC">
          <w:endnotePr>
            <w:numFmt w:val="decimal"/>
          </w:endnotePr>
          <w:type w:val="continuous"/>
          <w:pgSz w:w="12240" w:h="15840"/>
          <w:pgMar w:top="432" w:right="432" w:bottom="432" w:left="432" w:header="0" w:footer="432" w:gutter="0"/>
          <w:cols w:space="720"/>
          <w:noEndnote/>
          <w:docGrid w:linePitch="326"/>
        </w:sectPr>
      </w:pPr>
    </w:p>
    <w:p w14:paraId="10415CC2" w14:textId="77777777" w:rsidR="00B6214E" w:rsidRPr="006B30DC" w:rsidRDefault="00B6214E" w:rsidP="00C65A78">
      <w:pPr>
        <w:pStyle w:val="l-vlrg-prayer-125-indented"/>
      </w:pPr>
      <w:r w:rsidRPr="0090774F">
        <w:rPr>
          <w:rStyle w:val="l-label-largeChar"/>
        </w:rPr>
        <w:t>Deacon or Priest:</w:t>
      </w:r>
      <w:r w:rsidRPr="006B30DC">
        <w:t xml:space="preserve"> Again and again, in peace let us pray to the Lord.</w:t>
      </w:r>
    </w:p>
    <w:p w14:paraId="36902969" w14:textId="77777777" w:rsidR="00B6214E" w:rsidRPr="006B30DC" w:rsidRDefault="00B6214E" w:rsidP="00C65A78">
      <w:pPr>
        <w:pStyle w:val="l-vlrg-prayer-125-indented"/>
      </w:pPr>
      <w:r w:rsidRPr="0090774F">
        <w:rPr>
          <w:rStyle w:val="l-label-largeChar"/>
        </w:rPr>
        <w:t>Choir:</w:t>
      </w:r>
      <w:r w:rsidRPr="006B30DC">
        <w:t xml:space="preserve"> </w:t>
      </w:r>
      <w:r w:rsidRPr="00D0289A">
        <w:rPr>
          <w:rStyle w:val="l-choir-lrgChar"/>
        </w:rPr>
        <w:t>Lord, have mercy.</w:t>
      </w:r>
    </w:p>
    <w:p w14:paraId="53917E0E" w14:textId="77777777" w:rsidR="0090774F" w:rsidRDefault="0090774F" w:rsidP="00C65A78">
      <w:pPr>
        <w:pStyle w:val="l-vlrg-prayer-125-indented"/>
      </w:pPr>
    </w:p>
    <w:p w14:paraId="0F9DC1EB" w14:textId="77777777" w:rsidR="00B6214E" w:rsidRPr="006B30DC" w:rsidRDefault="00B6214E" w:rsidP="00C65A78">
      <w:pPr>
        <w:pStyle w:val="l-vlrg-prayer-125-indented"/>
      </w:pPr>
      <w:r w:rsidRPr="006B30DC">
        <w:t>--Help us, save us, have mercy on us, and keep us, O God, by Thy grace.</w:t>
      </w:r>
    </w:p>
    <w:p w14:paraId="32251E40" w14:textId="77777777" w:rsidR="00B6214E" w:rsidRPr="006B30DC" w:rsidRDefault="00B6214E" w:rsidP="00C65A78">
      <w:pPr>
        <w:pStyle w:val="l-vlrg-prayer-125-indented"/>
      </w:pPr>
      <w:r w:rsidRPr="0090774F">
        <w:rPr>
          <w:rStyle w:val="l-label-largeChar"/>
        </w:rPr>
        <w:t>Choir:</w:t>
      </w:r>
      <w:r w:rsidRPr="006B30DC">
        <w:t xml:space="preserve"> </w:t>
      </w:r>
      <w:r w:rsidRPr="00D0289A">
        <w:rPr>
          <w:rStyle w:val="l-choir-lrgChar"/>
        </w:rPr>
        <w:t>Lord, have mercy.</w:t>
      </w:r>
    </w:p>
    <w:p w14:paraId="55065AD6" w14:textId="77777777" w:rsidR="0090774F" w:rsidRDefault="0090774F" w:rsidP="00C65A78">
      <w:pPr>
        <w:pStyle w:val="l-vlrg-prayer-125-indented"/>
      </w:pPr>
    </w:p>
    <w:p w14:paraId="6FD7988F" w14:textId="77777777" w:rsidR="00B6214E" w:rsidRPr="006B30DC" w:rsidRDefault="001A30C5" w:rsidP="00C65A78">
      <w:pPr>
        <w:pStyle w:val="l-vlrg-prayer-125-indented"/>
      </w:pPr>
      <w:r>
        <w:br w:type="column"/>
      </w:r>
      <w:r w:rsidR="00B6214E" w:rsidRPr="006B30DC">
        <w:t>--Calling to remembrance our most holy, most pure, most blessed, glorious Lady Theotokos and Ever-Virgin Mary with all the saints, let us commit ourselves and one another and all our life unto Christ our God.</w:t>
      </w:r>
    </w:p>
    <w:p w14:paraId="3D049777" w14:textId="77777777" w:rsidR="00B6214E" w:rsidRDefault="00B6214E" w:rsidP="00C65A78">
      <w:pPr>
        <w:pStyle w:val="l-vlrg-prayer-125-indented"/>
      </w:pPr>
      <w:r w:rsidRPr="0090774F">
        <w:rPr>
          <w:rStyle w:val="l-label-largeChar"/>
        </w:rPr>
        <w:t>Choir:</w:t>
      </w:r>
      <w:r w:rsidRPr="006B30DC">
        <w:t xml:space="preserve"> </w:t>
      </w:r>
      <w:r w:rsidRPr="00D0289A">
        <w:rPr>
          <w:rStyle w:val="l-choir-lrgChar"/>
        </w:rPr>
        <w:t>To Thee, O Lord.</w:t>
      </w:r>
    </w:p>
    <w:p w14:paraId="74339142" w14:textId="77777777" w:rsidR="001A30C5" w:rsidRDefault="001A30C5" w:rsidP="00C65A78">
      <w:pPr>
        <w:pStyle w:val="l-vlrg-prayer-125-indented"/>
        <w:sectPr w:rsidR="001A30C5" w:rsidSect="00CE71EC">
          <w:endnotePr>
            <w:numFmt w:val="decimal"/>
          </w:endnotePr>
          <w:type w:val="continuous"/>
          <w:pgSz w:w="12240" w:h="15840"/>
          <w:pgMar w:top="432" w:right="432" w:bottom="432" w:left="432" w:header="0" w:footer="432" w:gutter="0"/>
          <w:cols w:num="2" w:sep="1" w:space="720"/>
          <w:noEndnote/>
          <w:docGrid w:linePitch="326"/>
        </w:sectPr>
      </w:pPr>
    </w:p>
    <w:p w14:paraId="795899CB" w14:textId="77777777" w:rsidR="0090774F" w:rsidRDefault="0090774F" w:rsidP="00C65A78">
      <w:pPr>
        <w:pStyle w:val="l-vlrg-prayer-125-indented"/>
      </w:pPr>
    </w:p>
    <w:p w14:paraId="5710F4A9" w14:textId="77777777" w:rsidR="005555E0" w:rsidRPr="00A56D26" w:rsidRDefault="005555E0" w:rsidP="005C70D1">
      <w:pPr>
        <w:pStyle w:val="l-rubric-lrg"/>
        <w:jc w:val="center"/>
        <w:rPr>
          <w:rStyle w:val="sru"/>
        </w:rPr>
      </w:pPr>
      <w:r>
        <w:t>The Prayer of the Second Antiphon (silently)</w:t>
      </w:r>
    </w:p>
    <w:p w14:paraId="4EE6678B" w14:textId="77777777" w:rsidR="00C827E0" w:rsidRDefault="00C827E0" w:rsidP="00C65A78">
      <w:pPr>
        <w:pStyle w:val="l-vlrg-silent-125-indented"/>
        <w:sectPr w:rsidR="00C827E0" w:rsidSect="00CE71EC">
          <w:endnotePr>
            <w:numFmt w:val="decimal"/>
          </w:endnotePr>
          <w:type w:val="continuous"/>
          <w:pgSz w:w="12240" w:h="15840"/>
          <w:pgMar w:top="432" w:right="432" w:bottom="432" w:left="432" w:header="0" w:footer="432" w:gutter="0"/>
          <w:cols w:space="720"/>
          <w:noEndnote/>
          <w:docGrid w:linePitch="326"/>
        </w:sectPr>
      </w:pPr>
    </w:p>
    <w:p w14:paraId="4086D13C" w14:textId="324CFF2E" w:rsidR="005555E0" w:rsidRPr="003A0C99" w:rsidRDefault="005555E0" w:rsidP="00C65A78">
      <w:pPr>
        <w:pStyle w:val="l-vlrg-silent-125-indented"/>
      </w:pPr>
      <w:r>
        <w:t>Priest:</w:t>
      </w:r>
      <w:r w:rsidRPr="003A0C99">
        <w:t xml:space="preserve"> O Lord our God, save Thy people and bless Thine inheritance, preserve the fullness of thy Church, sanctify them that love the beauty of </w:t>
      </w:r>
      <w:r w:rsidRPr="003A0C99">
        <w:t>Thy house; do Thou glorify Them by Thy divine power, and forsake not us that hope in Thee.</w:t>
      </w:r>
    </w:p>
    <w:p w14:paraId="5DF054D5" w14:textId="77777777" w:rsidR="00C827E0" w:rsidRDefault="00C827E0" w:rsidP="005C70D1">
      <w:pPr>
        <w:pStyle w:val="l-prayer-15-lrg"/>
        <w:rPr>
          <w:rStyle w:val="l-label-largeChar"/>
        </w:rPr>
        <w:sectPr w:rsidR="00C827E0" w:rsidSect="00C64D47">
          <w:endnotePr>
            <w:numFmt w:val="decimal"/>
          </w:endnotePr>
          <w:type w:val="continuous"/>
          <w:pgSz w:w="12240" w:h="15840"/>
          <w:pgMar w:top="432" w:right="432" w:bottom="432" w:left="432" w:header="0" w:footer="432" w:gutter="0"/>
          <w:cols w:num="2" w:sep="1" w:space="288"/>
          <w:noEndnote/>
          <w:docGrid w:linePitch="326"/>
        </w:sectPr>
      </w:pPr>
    </w:p>
    <w:p w14:paraId="0F15BC79" w14:textId="781F258C" w:rsidR="00B6214E" w:rsidRPr="006B30DC" w:rsidRDefault="00B6214E" w:rsidP="00C65A78">
      <w:pPr>
        <w:pStyle w:val="l-vlrg-prayer-125-indented"/>
      </w:pPr>
      <w:r w:rsidRPr="0090774F">
        <w:rPr>
          <w:rStyle w:val="l-label-largeChar"/>
        </w:rPr>
        <w:t>Priest:</w:t>
      </w:r>
      <w:r w:rsidRPr="006B30DC">
        <w:t xml:space="preserve"> </w:t>
      </w:r>
      <w:r w:rsidRPr="00D0289A">
        <w:rPr>
          <w:rStyle w:val="l-exclamation-15-lrgChar"/>
        </w:rPr>
        <w:t>For Thine is the dominion, and Thine is the kingdom, and the power, and the glory: of the Father, and of the Son, and of the Holy Spirit, now and ever, and unto the ages of ages.</w:t>
      </w:r>
    </w:p>
    <w:p w14:paraId="4FEC20FC" w14:textId="77777777" w:rsidR="00B6214E" w:rsidRPr="00D0289A" w:rsidRDefault="00B6214E" w:rsidP="00C65A78">
      <w:pPr>
        <w:pStyle w:val="l-vlrg-prayer-125-indented"/>
        <w:rPr>
          <w:rStyle w:val="l-choir-lrgChar"/>
        </w:rPr>
      </w:pPr>
      <w:r w:rsidRPr="0090774F">
        <w:rPr>
          <w:rStyle w:val="l-label-largeChar"/>
        </w:rPr>
        <w:t>Choir</w:t>
      </w:r>
      <w:r w:rsidRPr="0090774F">
        <w:rPr>
          <w:rStyle w:val="l-label-largeChar"/>
          <w:b w:val="0"/>
          <w:bCs w:val="0"/>
          <w:i w:val="0"/>
          <w:iCs w:val="0"/>
        </w:rPr>
        <w:t>:</w:t>
      </w:r>
      <w:r w:rsidRPr="006B30DC">
        <w:t xml:space="preserve"> </w:t>
      </w:r>
      <w:r w:rsidRPr="00D0289A">
        <w:rPr>
          <w:rStyle w:val="l-choir-lrgChar"/>
        </w:rPr>
        <w:t>Amen.</w:t>
      </w:r>
    </w:p>
    <w:p w14:paraId="71BF58E4" w14:textId="77777777" w:rsidR="00FA119E" w:rsidRDefault="00FA119E" w:rsidP="003B50A8">
      <w:pPr>
        <w:pStyle w:val="l-rubric-lrg"/>
        <w:jc w:val="center"/>
        <w:sectPr w:rsidR="00FA119E" w:rsidSect="00C64D47">
          <w:endnotePr>
            <w:numFmt w:val="decimal"/>
          </w:endnotePr>
          <w:type w:val="continuous"/>
          <w:pgSz w:w="12240" w:h="15840"/>
          <w:pgMar w:top="432" w:right="432" w:bottom="432" w:left="432" w:header="0" w:footer="432" w:gutter="0"/>
          <w:cols w:sep="1" w:space="720"/>
          <w:noEndnote/>
          <w:docGrid w:linePitch="326"/>
        </w:sectPr>
      </w:pPr>
    </w:p>
    <w:p w14:paraId="30BA31C6" w14:textId="45590D3B" w:rsidR="00B6214E" w:rsidRPr="003B50A8" w:rsidRDefault="006B30DC" w:rsidP="003B50A8">
      <w:pPr>
        <w:pStyle w:val="l-rubric-lrg"/>
        <w:jc w:val="center"/>
      </w:pPr>
      <w:r>
        <w:br w:type="page"/>
      </w:r>
    </w:p>
    <w:p w14:paraId="3E8BB13F" w14:textId="77777777" w:rsidR="00FA119E" w:rsidRDefault="00FA119E" w:rsidP="00C65A78">
      <w:pPr>
        <w:pStyle w:val="l-vlrg-prayer-125-indented"/>
        <w:sectPr w:rsidR="00FA119E" w:rsidSect="00CE71EC">
          <w:endnotePr>
            <w:numFmt w:val="decimal"/>
          </w:endnotePr>
          <w:type w:val="continuous"/>
          <w:pgSz w:w="12240" w:h="15840"/>
          <w:pgMar w:top="432" w:right="432" w:bottom="432" w:left="432" w:header="0" w:footer="432" w:gutter="0"/>
          <w:cols w:num="2" w:sep="1" w:space="720"/>
          <w:noEndnote/>
          <w:docGrid w:linePitch="326"/>
        </w:sectPr>
      </w:pPr>
    </w:p>
    <w:p w14:paraId="3E922537" w14:textId="77777777" w:rsidR="00FA119E" w:rsidRPr="003B50A8" w:rsidRDefault="00FA119E" w:rsidP="00FA119E">
      <w:pPr>
        <w:pStyle w:val="l-rubric-lrg"/>
        <w:jc w:val="center"/>
      </w:pPr>
      <w:r w:rsidRPr="003B50A8">
        <w:lastRenderedPageBreak/>
        <w:t>The Second Antiphon</w:t>
      </w:r>
    </w:p>
    <w:p w14:paraId="721444AE" w14:textId="101B83A6" w:rsidR="00562700" w:rsidRDefault="00B6214E" w:rsidP="00C65A78">
      <w:pPr>
        <w:pStyle w:val="l-vlrg-prayer-125-indented"/>
      </w:pPr>
      <w:r w:rsidRPr="006B30DC">
        <w:t xml:space="preserve">Glory to the Father, * and to the Son, * and to the Holy Spirit. * </w:t>
      </w:r>
    </w:p>
    <w:p w14:paraId="79969B11" w14:textId="77777777" w:rsidR="005C4799" w:rsidRDefault="00B6214E" w:rsidP="00C65A78">
      <w:pPr>
        <w:pStyle w:val="l-vlrg-prayer-125-indented"/>
      </w:pPr>
      <w:r w:rsidRPr="006B30DC">
        <w:t>Praise the Lord, O my soul.</w:t>
      </w:r>
      <w:r w:rsidR="002E5CEF">
        <w:t xml:space="preserve"> </w:t>
      </w:r>
      <w:r w:rsidRPr="006B30DC">
        <w:t xml:space="preserve">I will praise the Lord in my life, I will chant unto my God for as long as I have my being. </w:t>
      </w:r>
    </w:p>
    <w:p w14:paraId="21C7CEF1" w14:textId="77777777" w:rsidR="005C4799" w:rsidRDefault="00B6214E" w:rsidP="00C65A78">
      <w:pPr>
        <w:pStyle w:val="l-vlrg-prayer-125-indented"/>
      </w:pPr>
      <w:r w:rsidRPr="006B30DC">
        <w:t>*</w:t>
      </w:r>
      <w:r w:rsidR="002E5CEF">
        <w:t xml:space="preserve"> </w:t>
      </w:r>
      <w:r w:rsidRPr="006B30DC">
        <w:t xml:space="preserve">Trust ye not in princes, in the sons of men, in whom there is no salvation. </w:t>
      </w:r>
    </w:p>
    <w:p w14:paraId="095ABF75" w14:textId="77777777" w:rsidR="005C4799" w:rsidRDefault="00B6214E" w:rsidP="00C65A78">
      <w:pPr>
        <w:pStyle w:val="l-vlrg-prayer-125-indented"/>
      </w:pPr>
      <w:r w:rsidRPr="006B30DC">
        <w:t>* His spirit shall go forth, and he shall return unto his earth.</w:t>
      </w:r>
      <w:r w:rsidR="002E5CEF">
        <w:t xml:space="preserve"> </w:t>
      </w:r>
      <w:r w:rsidRPr="006B30DC">
        <w:t xml:space="preserve">In that day all his thoughts shall perish. </w:t>
      </w:r>
    </w:p>
    <w:p w14:paraId="796F9F0D" w14:textId="77777777" w:rsidR="005C4799" w:rsidRDefault="00B6214E" w:rsidP="00C65A78">
      <w:pPr>
        <w:pStyle w:val="l-vlrg-prayer-125-indented"/>
      </w:pPr>
      <w:r w:rsidRPr="006B30DC">
        <w:t xml:space="preserve">* Blessed is he of whom the God of Jacob is his help, whose hope is in the Lord his God, </w:t>
      </w:r>
    </w:p>
    <w:p w14:paraId="4A35B4BA" w14:textId="77777777" w:rsidR="005C4799" w:rsidRDefault="00B6214E" w:rsidP="00C65A78">
      <w:pPr>
        <w:pStyle w:val="l-vlrg-prayer-125-indented"/>
      </w:pPr>
      <w:r w:rsidRPr="006B30DC">
        <w:t xml:space="preserve">* Who hath made heaven and the earth, the sea and all that is therein. </w:t>
      </w:r>
    </w:p>
    <w:p w14:paraId="096318EB" w14:textId="77777777" w:rsidR="005C4799" w:rsidRDefault="00B6214E" w:rsidP="00C65A78">
      <w:pPr>
        <w:pStyle w:val="l-vlrg-prayer-125-indented"/>
      </w:pPr>
      <w:r w:rsidRPr="006B30DC">
        <w:t xml:space="preserve">* Who keepeth truth unto eternity, Who executeth judgment for the wronged, Who giveth food unto the hungry. </w:t>
      </w:r>
    </w:p>
    <w:p w14:paraId="39BF9E94" w14:textId="77777777" w:rsidR="005C4799" w:rsidRDefault="00B6214E" w:rsidP="00C65A78">
      <w:pPr>
        <w:pStyle w:val="l-vlrg-prayer-125-indented"/>
      </w:pPr>
      <w:r w:rsidRPr="006B30DC">
        <w:t>*</w:t>
      </w:r>
      <w:r w:rsidR="002E5CEF">
        <w:t xml:space="preserve"> </w:t>
      </w:r>
      <w:r w:rsidRPr="006B30DC">
        <w:t xml:space="preserve">The Lord looseth the fettered; the Lord maketh wise the blind; the Lord setteth aright the fallen; </w:t>
      </w:r>
    </w:p>
    <w:p w14:paraId="073357E1" w14:textId="77777777" w:rsidR="005C4799" w:rsidRDefault="00B6214E" w:rsidP="00C65A78">
      <w:pPr>
        <w:pStyle w:val="l-vlrg-prayer-125-indented"/>
      </w:pPr>
      <w:r w:rsidRPr="006B30DC">
        <w:t xml:space="preserve">* the Lord loveth the righteous; the Lord preserveth the proselytes. </w:t>
      </w:r>
    </w:p>
    <w:p w14:paraId="57BF0A7C" w14:textId="77777777" w:rsidR="005C4799" w:rsidRDefault="00B6214E" w:rsidP="00C65A78">
      <w:pPr>
        <w:pStyle w:val="l-vlrg-prayer-125-indented"/>
      </w:pPr>
      <w:r w:rsidRPr="006B30DC">
        <w:t xml:space="preserve">* He shall adopt for His own the orphan and widow, and the way of sinners shall He destroy. </w:t>
      </w:r>
    </w:p>
    <w:p w14:paraId="57021648" w14:textId="77777777" w:rsidR="00B6214E" w:rsidRDefault="00B6214E" w:rsidP="00C65A78">
      <w:pPr>
        <w:pStyle w:val="l-vlrg-prayer-125-indented"/>
      </w:pPr>
      <w:r w:rsidRPr="006B30DC">
        <w:t xml:space="preserve">* The Lord shall be king unto eternity; thy God, O Zion, unto generation and generation. </w:t>
      </w:r>
    </w:p>
    <w:p w14:paraId="061D9CD4" w14:textId="77777777" w:rsidR="008C70B9" w:rsidRDefault="008C70B9" w:rsidP="00C65A78">
      <w:pPr>
        <w:pStyle w:val="l-vlrg-prayer-125-indented"/>
        <w:sectPr w:rsidR="008C70B9" w:rsidSect="00C64D47">
          <w:endnotePr>
            <w:numFmt w:val="decimal"/>
          </w:endnotePr>
          <w:type w:val="continuous"/>
          <w:pgSz w:w="12240" w:h="15840"/>
          <w:pgMar w:top="432" w:right="432" w:bottom="432" w:left="432" w:header="0" w:footer="432" w:gutter="0"/>
          <w:cols w:num="2" w:sep="1" w:space="288"/>
          <w:noEndnote/>
          <w:docGrid w:linePitch="326"/>
        </w:sectPr>
      </w:pPr>
    </w:p>
    <w:p w14:paraId="70D7E421" w14:textId="77777777" w:rsidR="00C827E0" w:rsidRPr="006B30DC" w:rsidRDefault="00C827E0" w:rsidP="00C65A78">
      <w:pPr>
        <w:pStyle w:val="l-vlrg-prayer-125-indented"/>
      </w:pPr>
    </w:p>
    <w:p w14:paraId="22F876A3" w14:textId="77777777" w:rsidR="00A56022" w:rsidRDefault="00B6214E" w:rsidP="00C65A78">
      <w:pPr>
        <w:pStyle w:val="l-vlrg-prayer-125-indented"/>
      </w:pPr>
      <w:r w:rsidRPr="006B30DC">
        <w:t>Both now and ever, and unto the ages of ages.</w:t>
      </w:r>
      <w:r w:rsidR="002E5CEF">
        <w:t xml:space="preserve"> </w:t>
      </w:r>
      <w:r w:rsidRPr="006B30DC">
        <w:t>Amen.</w:t>
      </w:r>
      <w:r w:rsidR="002E5CEF">
        <w:t xml:space="preserve"> </w:t>
      </w:r>
    </w:p>
    <w:p w14:paraId="7BD633D0" w14:textId="086CA595" w:rsidR="00C827E0" w:rsidRDefault="00C827E0" w:rsidP="00C65A78">
      <w:pPr>
        <w:pStyle w:val="l-vlrg-prayer-125-indented"/>
      </w:pPr>
    </w:p>
    <w:p w14:paraId="2F13E8E6" w14:textId="77777777" w:rsidR="00C827E0" w:rsidRDefault="00C827E0" w:rsidP="00C65A78">
      <w:pPr>
        <w:pStyle w:val="l-vlrg-prayer-125-indented"/>
        <w:sectPr w:rsidR="00C827E0" w:rsidSect="00CE71EC">
          <w:endnotePr>
            <w:numFmt w:val="decimal"/>
          </w:endnotePr>
          <w:type w:val="continuous"/>
          <w:pgSz w:w="12240" w:h="15840"/>
          <w:pgMar w:top="432" w:right="432" w:bottom="432" w:left="432" w:header="0" w:footer="432" w:gutter="0"/>
          <w:cols w:space="720"/>
          <w:noEndnote/>
          <w:docGrid w:linePitch="326"/>
        </w:sectPr>
      </w:pPr>
    </w:p>
    <w:p w14:paraId="68B91C6B" w14:textId="2557A9A5" w:rsidR="00B6214E" w:rsidRDefault="00B6214E" w:rsidP="00C65A78">
      <w:pPr>
        <w:pStyle w:val="l-vlrg-prayer-125-indented"/>
      </w:pPr>
      <w:r w:rsidRPr="006B30DC">
        <w:t xml:space="preserve">Only-Begotten Son and Word of God, Thou Who art immortal, and didst deign for our salvation to become incarnate of the holy Theotokos and Ever-virgin Mary, without change becoming man, and </w:t>
      </w:r>
      <w:r w:rsidRPr="006B30DC">
        <w:t>Who wast crucified, O Christ God, trampling down death by death: Thou Who art one of the Holy Trinity, glorified together with the Father and the Holy Spirit, save us.</w:t>
      </w:r>
    </w:p>
    <w:p w14:paraId="3E16D916" w14:textId="77777777" w:rsidR="00C827E0" w:rsidRDefault="00C827E0" w:rsidP="00C65A78">
      <w:pPr>
        <w:pStyle w:val="l-vlrg-prayer-125-indented"/>
        <w:sectPr w:rsidR="00C827E0" w:rsidSect="00C64D47">
          <w:endnotePr>
            <w:numFmt w:val="decimal"/>
          </w:endnotePr>
          <w:type w:val="continuous"/>
          <w:pgSz w:w="12240" w:h="15840"/>
          <w:pgMar w:top="432" w:right="432" w:bottom="432" w:left="432" w:header="0" w:footer="432" w:gutter="0"/>
          <w:cols w:num="2" w:sep="1" w:space="288"/>
          <w:noEndnote/>
          <w:docGrid w:linePitch="326"/>
        </w:sectPr>
      </w:pPr>
    </w:p>
    <w:p w14:paraId="093A3F7E" w14:textId="77777777" w:rsidR="00A56022" w:rsidRPr="006B30DC" w:rsidRDefault="005C4799" w:rsidP="00B23A0F">
      <w:pPr>
        <w:pStyle w:val="l-rubric-lrg"/>
        <w:jc w:val="center"/>
      </w:pPr>
      <w:r>
        <w:br w:type="page"/>
      </w:r>
      <w:r w:rsidR="006F2FFB" w:rsidRPr="006B30DC" w:rsidDel="006F2FFB">
        <w:lastRenderedPageBreak/>
        <w:t xml:space="preserve"> </w:t>
      </w:r>
      <w:r w:rsidR="00A56022" w:rsidRPr="006B30DC">
        <w:t xml:space="preserve">Small </w:t>
      </w:r>
      <w:r w:rsidR="00A56022">
        <w:t>Ectenia</w:t>
      </w:r>
      <w:r w:rsidR="00A56022" w:rsidRPr="006B30DC">
        <w:t>:</w:t>
      </w:r>
    </w:p>
    <w:p w14:paraId="1AA28CA2" w14:textId="77777777" w:rsidR="001A30C5" w:rsidRDefault="001A30C5" w:rsidP="005C70D1">
      <w:pPr>
        <w:pStyle w:val="l-prayer-15-lrg"/>
        <w:rPr>
          <w:rStyle w:val="l-label-largeChar"/>
        </w:rPr>
        <w:sectPr w:rsidR="001A30C5" w:rsidSect="00CE71EC">
          <w:endnotePr>
            <w:numFmt w:val="decimal"/>
          </w:endnotePr>
          <w:type w:val="continuous"/>
          <w:pgSz w:w="12240" w:h="15840"/>
          <w:pgMar w:top="432" w:right="432" w:bottom="432" w:left="432" w:header="0" w:footer="432" w:gutter="0"/>
          <w:cols w:space="720"/>
          <w:noEndnote/>
          <w:docGrid w:linePitch="326"/>
        </w:sectPr>
      </w:pPr>
    </w:p>
    <w:p w14:paraId="68F9DDBE" w14:textId="77777777" w:rsidR="00A56022" w:rsidRPr="006B30DC" w:rsidRDefault="00A56022" w:rsidP="00C65A78">
      <w:pPr>
        <w:pStyle w:val="l-vlrg-prayer-125-indented"/>
      </w:pPr>
      <w:r w:rsidRPr="00806569">
        <w:rPr>
          <w:rStyle w:val="l-label-largeChar"/>
        </w:rPr>
        <w:t>Deacon or Priest:</w:t>
      </w:r>
      <w:r w:rsidRPr="006B30DC">
        <w:t xml:space="preserve"> Again and again, in peace let us pray to the Lord.</w:t>
      </w:r>
    </w:p>
    <w:p w14:paraId="54BCB962" w14:textId="77777777" w:rsidR="00A56022" w:rsidRPr="006B30DC" w:rsidRDefault="00A56022" w:rsidP="00C65A78">
      <w:pPr>
        <w:pStyle w:val="l-vlrg-prayer-125-indented"/>
      </w:pPr>
      <w:r w:rsidRPr="00806569">
        <w:rPr>
          <w:rStyle w:val="l-label-largeChar"/>
        </w:rPr>
        <w:t>Choir:</w:t>
      </w:r>
      <w:r w:rsidRPr="006B30DC">
        <w:t xml:space="preserve"> </w:t>
      </w:r>
      <w:r w:rsidRPr="00D0289A">
        <w:rPr>
          <w:rStyle w:val="l-choir-lrgChar"/>
        </w:rPr>
        <w:t>Lord, have mercy.</w:t>
      </w:r>
    </w:p>
    <w:p w14:paraId="6720CC00" w14:textId="77777777" w:rsidR="002B592A" w:rsidRDefault="002B592A" w:rsidP="00C65A78">
      <w:pPr>
        <w:pStyle w:val="l-vlrg-prayer-125-indented"/>
      </w:pPr>
    </w:p>
    <w:p w14:paraId="703F0F50" w14:textId="77777777" w:rsidR="00A56022" w:rsidRPr="006B30DC" w:rsidRDefault="00A56022" w:rsidP="00C65A78">
      <w:pPr>
        <w:pStyle w:val="l-vlrg-prayer-125-indented"/>
      </w:pPr>
      <w:r w:rsidRPr="006B30DC">
        <w:t>--Help us, save us, have mercy on us, and keep us, O God, by Thy grace.</w:t>
      </w:r>
    </w:p>
    <w:p w14:paraId="3E3B5ECF" w14:textId="77777777" w:rsidR="00A56022" w:rsidRPr="006B30DC" w:rsidRDefault="00A56022" w:rsidP="00C65A78">
      <w:pPr>
        <w:pStyle w:val="l-vlrg-prayer-125-indented"/>
      </w:pPr>
      <w:r w:rsidRPr="00806569">
        <w:rPr>
          <w:rStyle w:val="l-label-largeChar"/>
        </w:rPr>
        <w:t>Choir</w:t>
      </w:r>
      <w:r w:rsidRPr="00806569">
        <w:rPr>
          <w:rStyle w:val="l-label-largeChar"/>
          <w:b w:val="0"/>
          <w:bCs w:val="0"/>
          <w:i w:val="0"/>
          <w:iCs w:val="0"/>
        </w:rPr>
        <w:t>:</w:t>
      </w:r>
      <w:r w:rsidRPr="006B30DC">
        <w:t xml:space="preserve"> </w:t>
      </w:r>
      <w:r w:rsidRPr="00D0289A">
        <w:rPr>
          <w:rStyle w:val="l-choir-lrgChar"/>
        </w:rPr>
        <w:t>Lord, have mercy.</w:t>
      </w:r>
    </w:p>
    <w:p w14:paraId="06B0F0A9" w14:textId="77777777" w:rsidR="00A56022" w:rsidRPr="006B30DC" w:rsidRDefault="00A56022" w:rsidP="00C65A78">
      <w:pPr>
        <w:pStyle w:val="l-vlrg-prayer-125-indented"/>
      </w:pPr>
      <w:r w:rsidRPr="006B30DC">
        <w:t>--Calling to remembrance our most holy, most pure, most blessed, glorious Lady Theotokos and Ever-Virgin Mary with all the saints, let us commit ourselves and one another and all our life unto Christ our God.</w:t>
      </w:r>
    </w:p>
    <w:p w14:paraId="4D0D457B" w14:textId="77777777" w:rsidR="00A56022" w:rsidRPr="00D0289A" w:rsidRDefault="00A56022" w:rsidP="00C65A78">
      <w:pPr>
        <w:pStyle w:val="l-vlrg-prayer-125-indented"/>
        <w:rPr>
          <w:rStyle w:val="l-choir-lrgChar"/>
        </w:rPr>
      </w:pPr>
      <w:r w:rsidRPr="00806569">
        <w:rPr>
          <w:rStyle w:val="l-label-largeChar"/>
        </w:rPr>
        <w:t>Choir</w:t>
      </w:r>
      <w:r w:rsidRPr="00806569">
        <w:rPr>
          <w:rStyle w:val="l-label-largeChar"/>
          <w:b w:val="0"/>
          <w:bCs w:val="0"/>
          <w:i w:val="0"/>
          <w:iCs w:val="0"/>
        </w:rPr>
        <w:t>:</w:t>
      </w:r>
      <w:r w:rsidRPr="006B30DC">
        <w:t xml:space="preserve"> </w:t>
      </w:r>
      <w:r w:rsidRPr="00D0289A">
        <w:rPr>
          <w:rStyle w:val="l-choir-lrgChar"/>
        </w:rPr>
        <w:t>To Thee, O Lord.</w:t>
      </w:r>
    </w:p>
    <w:p w14:paraId="112F6178" w14:textId="77777777" w:rsidR="001A30C5" w:rsidRDefault="001A30C5" w:rsidP="00C65A78">
      <w:pPr>
        <w:pStyle w:val="l-vlrg-prayer-125-indented"/>
        <w:sectPr w:rsidR="001A30C5" w:rsidSect="00CE71EC">
          <w:endnotePr>
            <w:numFmt w:val="decimal"/>
          </w:endnotePr>
          <w:type w:val="continuous"/>
          <w:pgSz w:w="12240" w:h="15840"/>
          <w:pgMar w:top="432" w:right="432" w:bottom="432" w:left="432" w:header="0" w:footer="432" w:gutter="0"/>
          <w:cols w:num="2" w:sep="1" w:space="720"/>
          <w:noEndnote/>
          <w:docGrid w:linePitch="326"/>
        </w:sectPr>
      </w:pPr>
    </w:p>
    <w:p w14:paraId="61BAEDA4" w14:textId="77777777" w:rsidR="00806569" w:rsidRDefault="00806569" w:rsidP="00C65A78">
      <w:pPr>
        <w:pStyle w:val="l-vlrg-prayer-125-indented"/>
      </w:pPr>
    </w:p>
    <w:p w14:paraId="5B3B9D7E" w14:textId="77777777" w:rsidR="005555E0" w:rsidRDefault="005555E0" w:rsidP="00B23A0F">
      <w:pPr>
        <w:pStyle w:val="l-rubric-lrg"/>
        <w:jc w:val="center"/>
      </w:pPr>
      <w:r>
        <w:t>The Prayer of the Third Antiphon (silently)</w:t>
      </w:r>
    </w:p>
    <w:p w14:paraId="08CCBE00" w14:textId="77777777" w:rsidR="00C827E0" w:rsidRDefault="00C827E0" w:rsidP="00C65A78">
      <w:pPr>
        <w:pStyle w:val="l-vlrg-silent-125-indented"/>
        <w:rPr>
          <w:rStyle w:val="l-label-largeChar"/>
        </w:rPr>
        <w:sectPr w:rsidR="00C827E0" w:rsidSect="00CE71EC">
          <w:endnotePr>
            <w:numFmt w:val="decimal"/>
          </w:endnotePr>
          <w:type w:val="continuous"/>
          <w:pgSz w:w="12240" w:h="15840"/>
          <w:pgMar w:top="432" w:right="432" w:bottom="432" w:left="432" w:header="0" w:footer="432" w:gutter="0"/>
          <w:cols w:space="720"/>
          <w:noEndnote/>
          <w:docGrid w:linePitch="326"/>
        </w:sectPr>
      </w:pPr>
    </w:p>
    <w:p w14:paraId="1915E0B7" w14:textId="588887C0" w:rsidR="005555E0" w:rsidRPr="003A0C99" w:rsidRDefault="005555E0" w:rsidP="00C65A78">
      <w:pPr>
        <w:pStyle w:val="l-vlrg-silent-125-indented"/>
      </w:pPr>
      <w:r w:rsidRPr="00806569">
        <w:rPr>
          <w:rStyle w:val="l-label-largeChar"/>
        </w:rPr>
        <w:t>Priest</w:t>
      </w:r>
      <w:r w:rsidRPr="00806569">
        <w:rPr>
          <w:rStyle w:val="l-label-largeChar"/>
          <w:b w:val="0"/>
          <w:bCs w:val="0"/>
          <w:i w:val="0"/>
          <w:iCs w:val="0"/>
        </w:rPr>
        <w:t>:</w:t>
      </w:r>
      <w:r w:rsidRPr="003A0C99">
        <w:t xml:space="preserve"> O Thou who hast bestowed upon us these common and concordant prayers, and Who hast promised that when two or three are agreed in Thy name, Thou wouldst grant their requests: Do Thou Thyself </w:t>
      </w:r>
      <w:r w:rsidRPr="003A0C99">
        <w:t>now fulfill the requests of Thy servants to their profit, granting us in this present age the knowledge of Thy truth, and in that to come, life everlasting.</w:t>
      </w:r>
    </w:p>
    <w:p w14:paraId="235E1A1E" w14:textId="77777777" w:rsidR="00C827E0" w:rsidRDefault="00C827E0" w:rsidP="005C70D1">
      <w:pPr>
        <w:pStyle w:val="l-prayer-15-lrg"/>
        <w:rPr>
          <w:rStyle w:val="l-label-largeChar"/>
        </w:rPr>
        <w:sectPr w:rsidR="00C827E0" w:rsidSect="00C64D47">
          <w:endnotePr>
            <w:numFmt w:val="decimal"/>
          </w:endnotePr>
          <w:type w:val="continuous"/>
          <w:pgSz w:w="12240" w:h="15840"/>
          <w:pgMar w:top="432" w:right="432" w:bottom="432" w:left="432" w:header="0" w:footer="432" w:gutter="0"/>
          <w:cols w:num="2" w:sep="1" w:space="288"/>
          <w:noEndnote/>
          <w:docGrid w:linePitch="326"/>
        </w:sectPr>
      </w:pPr>
    </w:p>
    <w:p w14:paraId="775A7C35" w14:textId="31A1B308" w:rsidR="001A30C5" w:rsidRDefault="001A30C5" w:rsidP="005C70D1">
      <w:pPr>
        <w:pStyle w:val="l-prayer-15-lrg"/>
        <w:rPr>
          <w:rStyle w:val="l-label-largeChar"/>
        </w:rPr>
      </w:pPr>
    </w:p>
    <w:p w14:paraId="655BF224" w14:textId="77777777" w:rsidR="00B6214E" w:rsidRPr="00D0289A" w:rsidRDefault="00B6214E" w:rsidP="00C65A78">
      <w:pPr>
        <w:pStyle w:val="l-vlrg-prayer-125-indented"/>
        <w:rPr>
          <w:rStyle w:val="l-exclamation-15-lrgChar"/>
        </w:rPr>
      </w:pPr>
      <w:r w:rsidRPr="00806569">
        <w:rPr>
          <w:rStyle w:val="l-label-largeChar"/>
        </w:rPr>
        <w:t>Priest</w:t>
      </w:r>
      <w:r w:rsidRPr="00806569">
        <w:rPr>
          <w:rStyle w:val="l-label-largeChar"/>
          <w:b w:val="0"/>
          <w:bCs w:val="0"/>
        </w:rPr>
        <w:t>:</w:t>
      </w:r>
      <w:r w:rsidRPr="006B30DC">
        <w:t xml:space="preserve"> </w:t>
      </w:r>
      <w:r w:rsidRPr="00D0289A">
        <w:rPr>
          <w:rStyle w:val="l-exclamation-15-lrgChar"/>
        </w:rPr>
        <w:t>For a good God art Thou, and the Lover of mankind, and unto Thee do we send up glory: to the Father, and to the Son, and to the Holy Spirit, now and ever, and unto the ages of ages.</w:t>
      </w:r>
    </w:p>
    <w:p w14:paraId="136536B5" w14:textId="77777777" w:rsidR="00B6214E" w:rsidRPr="00D0289A" w:rsidRDefault="00B6214E" w:rsidP="00C65A78">
      <w:pPr>
        <w:pStyle w:val="l-vlrg-prayer-125-indented"/>
        <w:rPr>
          <w:rStyle w:val="l-choir-lrgChar"/>
        </w:rPr>
      </w:pPr>
      <w:r w:rsidRPr="000F2D2B">
        <w:rPr>
          <w:rStyle w:val="l-label-largeChar"/>
        </w:rPr>
        <w:t>Choir:</w:t>
      </w:r>
      <w:r w:rsidRPr="006B30DC">
        <w:t xml:space="preserve"> </w:t>
      </w:r>
      <w:r w:rsidRPr="00D0289A">
        <w:rPr>
          <w:rStyle w:val="l-choir-lrgChar"/>
        </w:rPr>
        <w:t>Amen.</w:t>
      </w:r>
    </w:p>
    <w:p w14:paraId="2CF07940" w14:textId="77777777" w:rsidR="00A56022" w:rsidRPr="002E5CEF" w:rsidRDefault="003B50A8" w:rsidP="00806569">
      <w:pPr>
        <w:pStyle w:val="l-rubric-lrg"/>
        <w:jc w:val="center"/>
      </w:pPr>
      <w:r>
        <w:br w:type="page"/>
      </w:r>
      <w:r w:rsidR="006F2FFB" w:rsidRPr="00562700" w:rsidDel="006F2FFB">
        <w:lastRenderedPageBreak/>
        <w:t xml:space="preserve"> </w:t>
      </w:r>
      <w:r w:rsidR="00A56022" w:rsidRPr="002E5CEF">
        <w:t>Third Antiphon</w:t>
      </w:r>
    </w:p>
    <w:p w14:paraId="20684845" w14:textId="77777777" w:rsidR="00A56022" w:rsidRDefault="00A56022" w:rsidP="00A56022">
      <w:pPr>
        <w:rPr>
          <w:sz w:val="28"/>
        </w:rPr>
      </w:pPr>
    </w:p>
    <w:p w14:paraId="5BA9457F" w14:textId="77777777" w:rsidR="00A56022" w:rsidRPr="008A6185" w:rsidRDefault="00A56022" w:rsidP="005C70D1">
      <w:pPr>
        <w:pStyle w:val="l-prayer-15-lrg"/>
        <w:rPr>
          <w:rStyle w:val="sc"/>
        </w:rPr>
        <w:sectPr w:rsidR="00A56022" w:rsidRPr="008A6185" w:rsidSect="00CE71EC">
          <w:endnotePr>
            <w:numFmt w:val="decimal"/>
          </w:endnotePr>
          <w:type w:val="continuous"/>
          <w:pgSz w:w="12240" w:h="15840"/>
          <w:pgMar w:top="432" w:right="432" w:bottom="432" w:left="432" w:header="0" w:footer="432" w:gutter="0"/>
          <w:cols w:space="720"/>
          <w:noEndnote/>
          <w:docGrid w:linePitch="326"/>
        </w:sectPr>
      </w:pPr>
    </w:p>
    <w:p w14:paraId="07DC0F74" w14:textId="4B19009F" w:rsidR="00A56022" w:rsidRPr="00C64D47" w:rsidRDefault="00A56022" w:rsidP="00C65A78">
      <w:pPr>
        <w:pStyle w:val="l-vlrg-prayer-125-indented"/>
        <w:rPr>
          <w:rStyle w:val="sc"/>
          <w:rFonts w:ascii="Calibri" w:hAnsi="Calibri" w:cs="Times New Roman"/>
          <w:color w:val="auto"/>
          <w:szCs w:val="24"/>
        </w:rPr>
      </w:pPr>
      <w:r w:rsidRPr="00C64D47">
        <w:rPr>
          <w:rStyle w:val="l-prayer-15-indented-lrgChar"/>
        </w:rPr>
        <w:t>In Thy kingdom remember us, O Lord, * when Thou comest in Thy kingdom.</w:t>
      </w:r>
    </w:p>
    <w:p w14:paraId="2049815A" w14:textId="77777777" w:rsidR="00A56022" w:rsidRPr="00C64D47" w:rsidRDefault="008A6185" w:rsidP="00C65A78">
      <w:pPr>
        <w:pStyle w:val="l-vlrg-prayer-125-indented"/>
        <w:rPr>
          <w:rStyle w:val="l-prayer-15-indented-lrgChar"/>
        </w:rPr>
      </w:pPr>
      <w:r w:rsidRPr="00C64D47">
        <w:rPr>
          <w:rStyle w:val="l-prayer-15-indented-lrgChar"/>
        </w:rPr>
        <w:t xml:space="preserve">12. </w:t>
      </w:r>
      <w:r w:rsidR="00A56022" w:rsidRPr="00C64D47">
        <w:rPr>
          <w:rStyle w:val="l-prayer-15-indented-lrgChar"/>
        </w:rPr>
        <w:t xml:space="preserve">Blessed are the poor in spirit, * for theirs is the kingdom of heaven. </w:t>
      </w:r>
    </w:p>
    <w:p w14:paraId="3EF4139E" w14:textId="77777777" w:rsidR="00A56022" w:rsidRPr="008A6185" w:rsidRDefault="00A56022" w:rsidP="005C70D1">
      <w:pPr>
        <w:pStyle w:val="l-prayer-15-lrg"/>
        <w:rPr>
          <w:rStyle w:val="sc"/>
        </w:rPr>
        <w:sectPr w:rsidR="00A56022" w:rsidRPr="008A6185" w:rsidSect="00C64D47">
          <w:type w:val="continuous"/>
          <w:pgSz w:w="12240" w:h="15840"/>
          <w:pgMar w:top="432" w:right="432" w:bottom="432" w:left="432" w:header="0" w:footer="0" w:gutter="0"/>
          <w:cols w:num="2" w:sep="1" w:space="288"/>
          <w:noEndnote/>
        </w:sectPr>
      </w:pPr>
    </w:p>
    <w:p w14:paraId="34A15789" w14:textId="77777777" w:rsidR="00A56022" w:rsidRPr="00C64D47" w:rsidRDefault="00A56022" w:rsidP="00C64D47">
      <w:pPr>
        <w:jc w:val="center"/>
        <w:rPr>
          <w:i/>
          <w:iCs/>
          <w:color w:val="FF0000"/>
          <w:sz w:val="28"/>
          <w:szCs w:val="28"/>
        </w:rPr>
      </w:pPr>
      <w:r w:rsidRPr="00C64D47">
        <w:rPr>
          <w:i/>
          <w:iCs/>
          <w:color w:val="FF0000"/>
          <w:sz w:val="28"/>
          <w:szCs w:val="28"/>
        </w:rPr>
        <w:t>[In 12 verses]</w:t>
      </w:r>
    </w:p>
    <w:p w14:paraId="2CA7F305" w14:textId="77777777" w:rsidR="00A56022" w:rsidRPr="008A6185" w:rsidRDefault="00A56022" w:rsidP="00C65A78">
      <w:pPr>
        <w:pStyle w:val="l-vlrg-prayer-125-indented"/>
      </w:pPr>
    </w:p>
    <w:p w14:paraId="4222CEE6" w14:textId="77777777" w:rsidR="00A56022" w:rsidRPr="008A6185" w:rsidRDefault="00A56022" w:rsidP="005C70D1">
      <w:pPr>
        <w:pStyle w:val="l-prayer-15-lrg"/>
        <w:rPr>
          <w:rStyle w:val="sc"/>
        </w:rPr>
        <w:sectPr w:rsidR="00A56022" w:rsidRPr="008A6185" w:rsidSect="00C64D47">
          <w:type w:val="continuous"/>
          <w:pgSz w:w="12240" w:h="15840"/>
          <w:pgMar w:top="432" w:right="432" w:bottom="432" w:left="432" w:header="0" w:footer="0" w:gutter="0"/>
          <w:cols w:num="2" w:sep="1" w:space="288"/>
          <w:noEndnote/>
        </w:sectPr>
      </w:pPr>
    </w:p>
    <w:p w14:paraId="4C681D5A" w14:textId="77777777" w:rsidR="00A56022" w:rsidRPr="00C64D47" w:rsidRDefault="008A6185" w:rsidP="00C65A78">
      <w:pPr>
        <w:pStyle w:val="l-vlrg-prayer-125-indented"/>
        <w:rPr>
          <w:rStyle w:val="l-prayer-15-indented-lrgChar"/>
          <w:color w:val="FF0000"/>
        </w:rPr>
      </w:pPr>
      <w:r w:rsidRPr="00C64D47">
        <w:rPr>
          <w:rStyle w:val="l-prayer-15-indented-lrgChar"/>
        </w:rPr>
        <w:t xml:space="preserve">11. </w:t>
      </w:r>
      <w:r w:rsidR="00A56022" w:rsidRPr="00C64D47">
        <w:rPr>
          <w:rStyle w:val="l-prayer-15-indented-lrgChar"/>
        </w:rPr>
        <w:t>Blessed are they that mourn, * for they shall be comforted.</w:t>
      </w:r>
      <w:r w:rsidR="00A56022" w:rsidRPr="00806569">
        <w:rPr>
          <w:rStyle w:val="sc"/>
          <w:rFonts w:ascii="Times New Roman" w:hAnsi="Times New Roman" w:cs="Times New Roman"/>
          <w:color w:val="auto"/>
          <w:szCs w:val="24"/>
        </w:rPr>
        <w:t xml:space="preserve"> </w:t>
      </w:r>
      <w:r w:rsidR="00806569" w:rsidRPr="00C64D47">
        <w:rPr>
          <w:rStyle w:val="l-prayer-15-indented-lrgChar"/>
          <w:color w:val="FF0000"/>
        </w:rPr>
        <w:t>→</w:t>
      </w:r>
    </w:p>
    <w:p w14:paraId="513AF0B1" w14:textId="77777777" w:rsidR="00A56022" w:rsidRPr="00C64D47" w:rsidRDefault="008A6185" w:rsidP="00C65A78">
      <w:pPr>
        <w:pStyle w:val="l-vlrg-prayer-125-indented"/>
        <w:rPr>
          <w:rStyle w:val="l-prayer-15-indented-lrgChar"/>
        </w:rPr>
      </w:pPr>
      <w:r w:rsidRPr="00C64D47">
        <w:rPr>
          <w:rStyle w:val="l-prayer-15-indented-lrgChar"/>
        </w:rPr>
        <w:t xml:space="preserve">10. </w:t>
      </w:r>
      <w:r w:rsidR="00A56022" w:rsidRPr="00C64D47">
        <w:rPr>
          <w:rStyle w:val="l-prayer-15-indented-lrgChar"/>
        </w:rPr>
        <w:t xml:space="preserve">Blessed are the meek, * for they shall inherit the earth. </w:t>
      </w:r>
    </w:p>
    <w:p w14:paraId="5D309ED3" w14:textId="77777777" w:rsidR="00A56022" w:rsidRDefault="00A56022" w:rsidP="00A56022">
      <w:pPr>
        <w:rPr>
          <w:b/>
          <w:bCs/>
          <w:sz w:val="28"/>
        </w:rPr>
        <w:sectPr w:rsidR="00A56022" w:rsidSect="00C64D47">
          <w:type w:val="continuous"/>
          <w:pgSz w:w="12240" w:h="15840"/>
          <w:pgMar w:top="432" w:right="432" w:bottom="432" w:left="432" w:header="0" w:footer="0" w:gutter="0"/>
          <w:cols w:num="2" w:sep="1" w:space="288"/>
          <w:noEndnote/>
        </w:sectPr>
      </w:pPr>
    </w:p>
    <w:p w14:paraId="2D49ED67" w14:textId="77777777" w:rsidR="00A56022" w:rsidRPr="002B592A" w:rsidRDefault="00A56022" w:rsidP="008A6185">
      <w:pPr>
        <w:jc w:val="center"/>
        <w:rPr>
          <w:i/>
          <w:iCs/>
          <w:color w:val="FF0000"/>
          <w:sz w:val="28"/>
          <w:szCs w:val="28"/>
        </w:rPr>
      </w:pPr>
      <w:r w:rsidRPr="002B592A">
        <w:rPr>
          <w:i/>
          <w:iCs/>
          <w:color w:val="FF0000"/>
          <w:sz w:val="28"/>
          <w:szCs w:val="28"/>
        </w:rPr>
        <w:t>[In 10 verses]</w:t>
      </w:r>
    </w:p>
    <w:p w14:paraId="08255FB7" w14:textId="77777777" w:rsidR="00A56022" w:rsidRPr="008A6185" w:rsidRDefault="00A56022" w:rsidP="005C70D1">
      <w:pPr>
        <w:pStyle w:val="l-prayer-15-lrg"/>
        <w:rPr>
          <w:rStyle w:val="sc"/>
        </w:rPr>
      </w:pPr>
    </w:p>
    <w:p w14:paraId="1CD5940C" w14:textId="77777777" w:rsidR="00A56022" w:rsidRPr="008A6185" w:rsidRDefault="00A56022" w:rsidP="005C70D1">
      <w:pPr>
        <w:pStyle w:val="l-prayer-15-lrg"/>
        <w:rPr>
          <w:rStyle w:val="sc"/>
        </w:rPr>
        <w:sectPr w:rsidR="00A56022" w:rsidRPr="008A6185" w:rsidSect="00CE71EC">
          <w:type w:val="continuous"/>
          <w:pgSz w:w="12240" w:h="15840"/>
          <w:pgMar w:top="432" w:right="432" w:bottom="432" w:left="432" w:header="0" w:footer="0" w:gutter="0"/>
          <w:cols w:space="720"/>
          <w:noEndnote/>
        </w:sectPr>
      </w:pPr>
    </w:p>
    <w:p w14:paraId="489D5C69" w14:textId="77777777" w:rsidR="00A56022" w:rsidRPr="00C64D47" w:rsidRDefault="008A6185" w:rsidP="00C65A78">
      <w:pPr>
        <w:pStyle w:val="l-vlrg-prayer-125-indented"/>
        <w:rPr>
          <w:rStyle w:val="l-prayer-15-indented-lrgChar"/>
          <w:color w:val="FF0000"/>
        </w:rPr>
      </w:pPr>
      <w:r w:rsidRPr="00C64D47">
        <w:rPr>
          <w:rStyle w:val="l-prayer-15-indented-lrgChar"/>
        </w:rPr>
        <w:t xml:space="preserve">9. </w:t>
      </w:r>
      <w:r w:rsidR="00A56022" w:rsidRPr="00C64D47">
        <w:rPr>
          <w:rStyle w:val="l-prayer-15-indented-lrgChar"/>
        </w:rPr>
        <w:t xml:space="preserve">Blessed are they that hunger and thirst after righteousness, * for they shall be filled. </w:t>
      </w:r>
      <w:r w:rsidR="00806569" w:rsidRPr="00C64D47">
        <w:rPr>
          <w:rStyle w:val="l-prayer-15-indented-lrgChar"/>
          <w:color w:val="FF0000"/>
        </w:rPr>
        <w:t>→</w:t>
      </w:r>
    </w:p>
    <w:p w14:paraId="57EF0FFE" w14:textId="77777777" w:rsidR="00A56022" w:rsidRPr="00C64D47" w:rsidRDefault="008A6185" w:rsidP="00C65A78">
      <w:pPr>
        <w:pStyle w:val="l-vlrg-prayer-125-indented"/>
        <w:rPr>
          <w:rStyle w:val="l-prayer-15-indented-lrgChar"/>
        </w:rPr>
      </w:pPr>
      <w:r w:rsidRPr="00C64D47">
        <w:rPr>
          <w:rStyle w:val="l-prayer-15-indented-lrgChar"/>
        </w:rPr>
        <w:t xml:space="preserve">8. </w:t>
      </w:r>
      <w:r w:rsidR="00A56022" w:rsidRPr="00C64D47">
        <w:rPr>
          <w:rStyle w:val="l-prayer-15-indented-lrgChar"/>
        </w:rPr>
        <w:t xml:space="preserve">Blessed are the merciful, * for they shall obtain mercy. </w:t>
      </w:r>
    </w:p>
    <w:p w14:paraId="09457A0A" w14:textId="77777777" w:rsidR="00A56022" w:rsidRDefault="00A56022" w:rsidP="00A56022">
      <w:pPr>
        <w:rPr>
          <w:b/>
          <w:bCs/>
          <w:sz w:val="28"/>
        </w:rPr>
        <w:sectPr w:rsidR="00A56022" w:rsidSect="00C64D47">
          <w:type w:val="continuous"/>
          <w:pgSz w:w="12240" w:h="15840"/>
          <w:pgMar w:top="432" w:right="432" w:bottom="432" w:left="432" w:header="0" w:footer="0" w:gutter="0"/>
          <w:cols w:num="2" w:sep="1" w:space="288"/>
          <w:noEndnote/>
        </w:sectPr>
      </w:pPr>
    </w:p>
    <w:p w14:paraId="49678149" w14:textId="77777777" w:rsidR="00A56022" w:rsidRDefault="00A56022" w:rsidP="00A56022">
      <w:pPr>
        <w:rPr>
          <w:b/>
          <w:bCs/>
          <w:sz w:val="28"/>
        </w:rPr>
      </w:pPr>
    </w:p>
    <w:p w14:paraId="22D7BB71" w14:textId="77777777" w:rsidR="00A56022" w:rsidRPr="002B592A" w:rsidRDefault="00A56022" w:rsidP="008A6185">
      <w:pPr>
        <w:jc w:val="center"/>
        <w:rPr>
          <w:i/>
          <w:iCs/>
          <w:color w:val="FF0000"/>
          <w:sz w:val="28"/>
          <w:szCs w:val="28"/>
        </w:rPr>
      </w:pPr>
      <w:r w:rsidRPr="002B592A">
        <w:rPr>
          <w:i/>
          <w:iCs/>
          <w:color w:val="FF0000"/>
          <w:sz w:val="28"/>
          <w:szCs w:val="28"/>
        </w:rPr>
        <w:t>[In 8 verses]</w:t>
      </w:r>
    </w:p>
    <w:p w14:paraId="493EA36F" w14:textId="77777777" w:rsidR="00A56022" w:rsidRPr="008A6185" w:rsidRDefault="00A56022" w:rsidP="005C70D1">
      <w:pPr>
        <w:pStyle w:val="l-prayer-15-lrg"/>
        <w:rPr>
          <w:rStyle w:val="sc"/>
        </w:rPr>
      </w:pPr>
    </w:p>
    <w:p w14:paraId="0310BACF" w14:textId="77777777" w:rsidR="00A56022" w:rsidRPr="008A6185" w:rsidRDefault="00A56022" w:rsidP="005C70D1">
      <w:pPr>
        <w:pStyle w:val="l-prayer-15-lrg"/>
        <w:rPr>
          <w:rStyle w:val="sc"/>
        </w:rPr>
        <w:sectPr w:rsidR="00A56022" w:rsidRPr="008A6185" w:rsidSect="00CE71EC">
          <w:type w:val="continuous"/>
          <w:pgSz w:w="12240" w:h="15840"/>
          <w:pgMar w:top="432" w:right="432" w:bottom="432" w:left="432" w:header="0" w:footer="0" w:gutter="0"/>
          <w:cols w:space="720"/>
          <w:noEndnote/>
        </w:sectPr>
      </w:pPr>
    </w:p>
    <w:p w14:paraId="33DB56BD" w14:textId="77777777" w:rsidR="00A56022" w:rsidRPr="00C64D47" w:rsidRDefault="008A6185" w:rsidP="00C65A78">
      <w:pPr>
        <w:pStyle w:val="l-vlrg-prayer-125-indented"/>
        <w:rPr>
          <w:rStyle w:val="l-prayer-15-indented-lrgChar"/>
        </w:rPr>
      </w:pPr>
      <w:r w:rsidRPr="00C64D47">
        <w:rPr>
          <w:rStyle w:val="l-prayer-15-indented-lrgChar"/>
        </w:rPr>
        <w:t xml:space="preserve">7. </w:t>
      </w:r>
      <w:r w:rsidR="00A56022" w:rsidRPr="00C64D47">
        <w:rPr>
          <w:rStyle w:val="l-prayer-15-indented-lrgChar"/>
        </w:rPr>
        <w:t xml:space="preserve">Blessed are the pure in heart, * for they shall see God. </w:t>
      </w:r>
      <w:r w:rsidR="00806569" w:rsidRPr="00C64D47">
        <w:rPr>
          <w:rStyle w:val="l-prayer-15-indented-lrgChar"/>
          <w:color w:val="FF0000"/>
        </w:rPr>
        <w:t>↓</w:t>
      </w:r>
    </w:p>
    <w:p w14:paraId="009B6BB4" w14:textId="77777777" w:rsidR="00A56022" w:rsidRPr="00C64D47" w:rsidRDefault="00A56022" w:rsidP="00C65A78">
      <w:pPr>
        <w:pStyle w:val="l-vlrg-prayer-125-indented"/>
        <w:rPr>
          <w:rStyle w:val="l-prayer-15-indented-lrgChar"/>
        </w:rPr>
      </w:pPr>
    </w:p>
    <w:p w14:paraId="657F971B" w14:textId="1939B625" w:rsidR="00A56022" w:rsidRPr="00C64D47" w:rsidRDefault="008A6185" w:rsidP="00C65A78">
      <w:pPr>
        <w:pStyle w:val="l-vlrg-prayer-125-indented"/>
        <w:rPr>
          <w:rStyle w:val="l-prayer-15-indented-lrgChar"/>
        </w:rPr>
      </w:pPr>
      <w:r w:rsidRPr="00C64D47">
        <w:rPr>
          <w:rStyle w:val="l-prayer-15-indented-lrgChar"/>
        </w:rPr>
        <w:t xml:space="preserve">6. </w:t>
      </w:r>
      <w:r w:rsidR="00A56022" w:rsidRPr="00C64D47">
        <w:rPr>
          <w:rStyle w:val="l-prayer-15-indented-lrgChar"/>
        </w:rPr>
        <w:t xml:space="preserve">Blessed are the peacemakers, * for they shall be called the sons of God. </w:t>
      </w:r>
      <w:r w:rsidR="000A015D" w:rsidRPr="00885BB6">
        <w:rPr>
          <w:rStyle w:val="l-prayer-15-indented-lrgChar"/>
          <w:color w:val="FF0000"/>
        </w:rPr>
        <w:t>→</w:t>
      </w:r>
    </w:p>
    <w:p w14:paraId="7F205B3D" w14:textId="560D6FDF" w:rsidR="00A56022" w:rsidRPr="00C64D47" w:rsidRDefault="000A015D" w:rsidP="00C65A78">
      <w:pPr>
        <w:pStyle w:val="l-vlrg-prayer-125-indented"/>
        <w:rPr>
          <w:rStyle w:val="l-prayer-15-indented-lrgChar"/>
        </w:rPr>
      </w:pPr>
      <w:r>
        <w:rPr>
          <w:rStyle w:val="l-prayer-15-indented-lrgChar"/>
        </w:rPr>
        <w:br w:type="column"/>
      </w:r>
      <w:r w:rsidR="008A6185" w:rsidRPr="00C64D47">
        <w:rPr>
          <w:rStyle w:val="l-prayer-15-indented-lrgChar"/>
        </w:rPr>
        <w:t xml:space="preserve">5. </w:t>
      </w:r>
      <w:r w:rsidR="00A56022" w:rsidRPr="00C64D47">
        <w:rPr>
          <w:rStyle w:val="l-prayer-15-indented-lrgChar"/>
        </w:rPr>
        <w:t xml:space="preserve">Blessed are they which are persecuted for righteousness' sake, * for theirs is the kingdom of heaven. </w:t>
      </w:r>
      <w:r w:rsidR="00806569" w:rsidRPr="00C64D47">
        <w:rPr>
          <w:rStyle w:val="l-prayer-15-indented-lrgChar"/>
          <w:color w:val="FF0000"/>
        </w:rPr>
        <w:t>↓</w:t>
      </w:r>
    </w:p>
    <w:p w14:paraId="17593191" w14:textId="77777777" w:rsidR="00A56022" w:rsidRPr="00C64D47" w:rsidRDefault="00A56022" w:rsidP="00C65A78">
      <w:pPr>
        <w:pStyle w:val="l-vlrg-prayer-125-indented"/>
        <w:rPr>
          <w:rStyle w:val="l-prayer-15-indented-lrgChar"/>
        </w:rPr>
      </w:pPr>
    </w:p>
    <w:p w14:paraId="53CF4BA3" w14:textId="77777777" w:rsidR="0086689C" w:rsidRPr="00C64D47" w:rsidRDefault="008A6185" w:rsidP="00C65A78">
      <w:pPr>
        <w:pStyle w:val="l-vlrg-prayer-125-indented"/>
      </w:pPr>
      <w:r w:rsidRPr="00C64D47">
        <w:rPr>
          <w:rStyle w:val="l-prayer-15-indented-lrgChar"/>
        </w:rPr>
        <w:t xml:space="preserve">4. </w:t>
      </w:r>
      <w:r w:rsidR="00A56022" w:rsidRPr="00C64D47">
        <w:rPr>
          <w:rStyle w:val="l-prayer-15-indented-lrgChar"/>
        </w:rPr>
        <w:t>Blessed are ye, when men shall revile you, and persecute you, * and shall say all manner of evil against you falsely, for my sake.</w:t>
      </w:r>
      <w:r w:rsidR="0086689C" w:rsidRPr="00C64D47">
        <w:rPr>
          <w:rStyle w:val="l-prayer-15-indented-lrgChar"/>
        </w:rPr>
        <w:br w:type="column"/>
      </w:r>
      <w:r w:rsidRPr="00C64D47">
        <w:lastRenderedPageBreak/>
        <w:t xml:space="preserve">3. </w:t>
      </w:r>
      <w:r w:rsidR="00A56022" w:rsidRPr="00C64D47">
        <w:t>Rejoice, and be exceeding glad, * for great is your reward in the heavens.</w:t>
      </w:r>
      <w:r w:rsidR="00806569" w:rsidRPr="00C64D47">
        <w:t xml:space="preserve"> </w:t>
      </w:r>
    </w:p>
    <w:p w14:paraId="4BD1C971" w14:textId="5C89B452" w:rsidR="00A56022" w:rsidRPr="00C64D47" w:rsidRDefault="008A6185" w:rsidP="00C65A78">
      <w:pPr>
        <w:pStyle w:val="l-vlrg-prayer-125-indented"/>
      </w:pPr>
      <w:r w:rsidRPr="00C64D47">
        <w:t xml:space="preserve">2. </w:t>
      </w:r>
      <w:r w:rsidR="00A56022" w:rsidRPr="00C64D47">
        <w:t xml:space="preserve">Glory to the Father, * and to the Son, * and to the Holy Spirit. </w:t>
      </w:r>
      <w:r w:rsidR="000A015D" w:rsidRPr="00885BB6">
        <w:rPr>
          <w:rStyle w:val="l-prayer-15-indented-lrgChar"/>
          <w:color w:val="FF0000"/>
        </w:rPr>
        <w:t>→</w:t>
      </w:r>
    </w:p>
    <w:p w14:paraId="3FE95FB8" w14:textId="77777777" w:rsidR="00A56022" w:rsidRPr="00C64D47" w:rsidRDefault="008A6185" w:rsidP="00C65A78">
      <w:pPr>
        <w:pStyle w:val="l-vlrg-prayer-125-indented"/>
      </w:pPr>
      <w:r w:rsidRPr="00C64D47">
        <w:t xml:space="preserve">1. </w:t>
      </w:r>
      <w:r w:rsidR="00A56022" w:rsidRPr="00C64D47">
        <w:t>Both now and ever, * and unto the ages of ages.</w:t>
      </w:r>
      <w:r w:rsidR="002E5CEF" w:rsidRPr="00C64D47">
        <w:t xml:space="preserve"> </w:t>
      </w:r>
      <w:r w:rsidR="00A56022" w:rsidRPr="00C64D47">
        <w:t>Amen.</w:t>
      </w:r>
    </w:p>
    <w:p w14:paraId="7709DB86" w14:textId="77777777" w:rsidR="00A56022" w:rsidRPr="008C0CD4" w:rsidRDefault="00A56022" w:rsidP="00A56022">
      <w:pPr>
        <w:pStyle w:val="NormalWeb"/>
        <w:keepNext/>
        <w:spacing w:before="245" w:beforeAutospacing="0" w:after="58"/>
        <w:rPr>
          <w:sz w:val="40"/>
          <w:szCs w:val="40"/>
        </w:rPr>
        <w:sectPr w:rsidR="00A56022" w:rsidRPr="008C0CD4" w:rsidSect="00C64D47">
          <w:type w:val="continuous"/>
          <w:pgSz w:w="12240" w:h="15840"/>
          <w:pgMar w:top="432" w:right="432" w:bottom="432" w:left="432" w:header="0" w:footer="0" w:gutter="0"/>
          <w:cols w:num="2" w:sep="1" w:space="288"/>
          <w:noEndnote/>
        </w:sectPr>
      </w:pPr>
    </w:p>
    <w:p w14:paraId="5037A109" w14:textId="77777777" w:rsidR="008A6185" w:rsidRDefault="008A6185" w:rsidP="00C65A78">
      <w:pPr>
        <w:pStyle w:val="l-vlrg-prayer-125-indented"/>
      </w:pPr>
    </w:p>
    <w:p w14:paraId="0129ABC4" w14:textId="77777777" w:rsidR="00A56022" w:rsidRPr="008A6185" w:rsidRDefault="008A6185" w:rsidP="00CE71EC">
      <w:pPr>
        <w:pStyle w:val="l-rubric-lrg"/>
        <w:rPr>
          <w:rStyle w:val="sc"/>
          <w:i w:val="0"/>
          <w:iCs w:val="0"/>
        </w:rPr>
        <w:sectPr w:rsidR="00A56022" w:rsidRPr="008A6185" w:rsidSect="00CE71EC">
          <w:footerReference w:type="default" r:id="rId10"/>
          <w:type w:val="continuous"/>
          <w:pgSz w:w="12240" w:h="15840"/>
          <w:pgMar w:top="432" w:right="432" w:bottom="432" w:left="432" w:header="0" w:footer="432" w:gutter="0"/>
          <w:cols w:num="2" w:space="720"/>
          <w:noEndnote/>
          <w:docGrid w:linePitch="326"/>
        </w:sectPr>
      </w:pPr>
      <w:r>
        <w:rPr>
          <w:b/>
          <w:szCs w:val="32"/>
        </w:rPr>
        <w:br w:type="page"/>
      </w:r>
    </w:p>
    <w:p w14:paraId="36AF3B58" w14:textId="77777777" w:rsidR="00B6214E" w:rsidRDefault="00B6214E" w:rsidP="00EA6DA9">
      <w:pPr>
        <w:pStyle w:val="l-rubric-lrg"/>
        <w:jc w:val="center"/>
      </w:pPr>
      <w:r w:rsidRPr="008A6185">
        <w:lastRenderedPageBreak/>
        <w:t>The Small Entry</w:t>
      </w:r>
    </w:p>
    <w:p w14:paraId="7B848133" w14:textId="77777777" w:rsidR="00EE3921" w:rsidRDefault="00EE3921" w:rsidP="00EE3921"/>
    <w:p w14:paraId="255D6BDA" w14:textId="77777777" w:rsidR="00EE3921" w:rsidRPr="00A56D26" w:rsidRDefault="00EE3921" w:rsidP="00A56D26">
      <w:pPr>
        <w:pStyle w:val="l-rubric-lrg"/>
        <w:rPr>
          <w:rStyle w:val="sru"/>
          <w:i/>
          <w:iCs/>
          <w:sz w:val="28"/>
          <w:szCs w:val="28"/>
        </w:rPr>
      </w:pPr>
      <w:r w:rsidRPr="0086689C">
        <w:t>Here the doors are opened for the Small Entry. Then the Third Antiphon is chanted by the singers; or the beatitudes, if it be Sunday. When they come to the Glory, the priest and the deacon, standing before the Holy Table, make three reverences. The priest, taking the Holy Gospel, giveth it to the deacon, and they go by way of the right side, behind the Holy Table. And thus coming out by the North side, with candles going before them, they make the Small Entry; and standing in the usual place, both of them bow their heads, and the deacon having said: 'Let us pray to the Lord', the priest saith the Prayer of Entry secretly</w:t>
      </w:r>
      <w:r w:rsidRPr="00A56D26">
        <w:rPr>
          <w:rStyle w:val="sru"/>
          <w:i/>
          <w:iCs/>
          <w:sz w:val="28"/>
          <w:szCs w:val="28"/>
        </w:rPr>
        <w:t xml:space="preserve">. </w:t>
      </w:r>
    </w:p>
    <w:p w14:paraId="0BFF5A72" w14:textId="77777777" w:rsidR="00EE3921" w:rsidRPr="00EE3921" w:rsidRDefault="00EE3921" w:rsidP="00EE3921"/>
    <w:p w14:paraId="5E3D8F7E" w14:textId="77777777" w:rsidR="00EE3921" w:rsidRPr="00A56D26" w:rsidRDefault="00EE3921" w:rsidP="00B23A0F">
      <w:pPr>
        <w:pStyle w:val="l-rubric-lrg"/>
        <w:jc w:val="center"/>
        <w:rPr>
          <w:rStyle w:val="sru"/>
        </w:rPr>
      </w:pPr>
      <w:r>
        <w:t>Prayer of the Entry</w:t>
      </w:r>
      <w:r w:rsidR="00562700">
        <w:t xml:space="preserve"> </w:t>
      </w:r>
      <w:r>
        <w:t>(silently)</w:t>
      </w:r>
    </w:p>
    <w:p w14:paraId="48DE0815" w14:textId="77777777" w:rsidR="000A015D" w:rsidRDefault="000A015D" w:rsidP="00C65A78">
      <w:pPr>
        <w:pStyle w:val="l-vlrg-silent-125-indented"/>
        <w:sectPr w:rsidR="000A015D" w:rsidSect="00CE71EC">
          <w:footerReference w:type="even" r:id="rId11"/>
          <w:footerReference w:type="default" r:id="rId12"/>
          <w:type w:val="continuous"/>
          <w:pgSz w:w="12240" w:h="15840" w:code="1"/>
          <w:pgMar w:top="432" w:right="432" w:bottom="432" w:left="432" w:header="720" w:footer="432" w:gutter="0"/>
          <w:cols w:space="720"/>
          <w:docGrid w:linePitch="360"/>
        </w:sectPr>
      </w:pPr>
    </w:p>
    <w:p w14:paraId="7AB6CAEF" w14:textId="67A1E513" w:rsidR="00EE3921" w:rsidRPr="003A0C99" w:rsidRDefault="00EE3921" w:rsidP="00C65A78">
      <w:pPr>
        <w:pStyle w:val="l-vlrg-silent-125-indented"/>
      </w:pPr>
      <w:r>
        <w:t>Priest:</w:t>
      </w:r>
      <w:r w:rsidRPr="003A0C99">
        <w:t xml:space="preserve"> O Master, Lord our God, who hast appointed in the heavens ranks and hosts of angels and archangels unto the service of Thy glory: With our entry do Thou cause the entry of the holy angels, serving and glorifying </w:t>
      </w:r>
      <w:r w:rsidRPr="003A0C99">
        <w:t xml:space="preserve">Thy goodness with us. For unto Thee is due all glory, honor, and worship: to the Father, and to the Son, and to the Holy Spirit, now and ever and unto the ages of ages. Amen. </w:t>
      </w:r>
    </w:p>
    <w:p w14:paraId="69584006" w14:textId="77777777" w:rsidR="000A015D" w:rsidRDefault="000A015D" w:rsidP="00A56D26">
      <w:pPr>
        <w:pStyle w:val="l-rubric-lrg"/>
        <w:sectPr w:rsidR="000A015D" w:rsidSect="00C64D47">
          <w:type w:val="continuous"/>
          <w:pgSz w:w="12240" w:h="15840" w:code="1"/>
          <w:pgMar w:top="432" w:right="432" w:bottom="432" w:left="432" w:header="720" w:footer="432" w:gutter="0"/>
          <w:cols w:num="2" w:sep="1" w:space="288"/>
          <w:docGrid w:linePitch="360"/>
        </w:sectPr>
      </w:pPr>
    </w:p>
    <w:p w14:paraId="51941DD2" w14:textId="08E8E2FA" w:rsidR="00EE3921" w:rsidRPr="00A56D26" w:rsidRDefault="00EE3921" w:rsidP="00A56D26">
      <w:pPr>
        <w:pStyle w:val="l-rubric-lrg"/>
        <w:rPr>
          <w:rStyle w:val="sru"/>
          <w:i/>
          <w:iCs/>
          <w:sz w:val="28"/>
          <w:szCs w:val="28"/>
        </w:rPr>
      </w:pPr>
      <w:r w:rsidRPr="0086689C">
        <w:t>When the prayer is ended, the deacon says to the priest, pointing toward the east with his right hand, holding therein his orarion with three fingers</w:t>
      </w:r>
      <w:r w:rsidRPr="00A56D26">
        <w:rPr>
          <w:rStyle w:val="sru"/>
          <w:i/>
          <w:iCs/>
          <w:sz w:val="28"/>
          <w:szCs w:val="28"/>
        </w:rPr>
        <w:t>:</w:t>
      </w:r>
    </w:p>
    <w:p w14:paraId="3A48E9D1" w14:textId="77777777" w:rsidR="00224A0D" w:rsidRDefault="00224A0D" w:rsidP="00C65A78">
      <w:pPr>
        <w:pStyle w:val="l-vlrg-silent-125-indented"/>
      </w:pPr>
    </w:p>
    <w:p w14:paraId="1A3EB951" w14:textId="77777777" w:rsidR="00EE3921" w:rsidRPr="003A0C99" w:rsidRDefault="00EE3921" w:rsidP="00C65A78">
      <w:pPr>
        <w:pStyle w:val="l-vlrg-silent-125-indented"/>
      </w:pPr>
      <w:r>
        <w:t>Deacon only:</w:t>
      </w:r>
      <w:r w:rsidRPr="003A0C99">
        <w:t xml:space="preserve"> Bless, master, the holy entrance.</w:t>
      </w:r>
    </w:p>
    <w:p w14:paraId="7358095A" w14:textId="77777777" w:rsidR="00EE3921" w:rsidRPr="00A56D26" w:rsidRDefault="00EE3921" w:rsidP="00A56D26">
      <w:pPr>
        <w:pStyle w:val="l-rubric-lrg"/>
        <w:rPr>
          <w:rStyle w:val="sru"/>
          <w:i/>
          <w:iCs/>
          <w:sz w:val="28"/>
          <w:szCs w:val="28"/>
        </w:rPr>
      </w:pPr>
      <w:r w:rsidRPr="0086689C">
        <w:t>And the priest, blessing, saith</w:t>
      </w:r>
      <w:r w:rsidRPr="00A56D26">
        <w:rPr>
          <w:rStyle w:val="sru"/>
          <w:i/>
          <w:iCs/>
          <w:sz w:val="28"/>
          <w:szCs w:val="28"/>
        </w:rPr>
        <w:t>:</w:t>
      </w:r>
    </w:p>
    <w:p w14:paraId="13744839" w14:textId="29D7A6BA" w:rsidR="00EE3921" w:rsidRPr="003A0C99" w:rsidRDefault="00EE3921" w:rsidP="00C65A78">
      <w:pPr>
        <w:pStyle w:val="l-vlrg-silent-125-indented"/>
      </w:pPr>
      <w:r>
        <w:rPr>
          <w:b/>
          <w:bCs/>
          <w:i/>
          <w:iCs/>
          <w:sz w:val="28"/>
          <w:szCs w:val="28"/>
        </w:rPr>
        <w:t>Priest:</w:t>
      </w:r>
      <w:r w:rsidRPr="003A0C99">
        <w:t xml:space="preserve"> Blessed is the entry of Thy holy ones always, now and ever and unto the ages of ages.</w:t>
      </w:r>
      <w:r w:rsidR="000A015D">
        <w:rPr>
          <w:b/>
          <w:bCs/>
          <w:i/>
          <w:iCs/>
          <w:sz w:val="28"/>
          <w:szCs w:val="28"/>
        </w:rPr>
        <w:t xml:space="preserve">      </w:t>
      </w:r>
      <w:r w:rsidRPr="00EA6DA9">
        <w:rPr>
          <w:b/>
          <w:bCs/>
          <w:i/>
          <w:iCs/>
          <w:sz w:val="28"/>
          <w:szCs w:val="28"/>
        </w:rPr>
        <w:t>Deacon:</w:t>
      </w:r>
      <w:r w:rsidRPr="003A0C99">
        <w:t xml:space="preserve"> Amen.</w:t>
      </w:r>
    </w:p>
    <w:p w14:paraId="6F035CBD" w14:textId="77777777" w:rsidR="00B6214E" w:rsidRPr="00D0289A" w:rsidRDefault="00B6214E" w:rsidP="00C65A78">
      <w:pPr>
        <w:pStyle w:val="l-vlrg-prayer-125-indented"/>
        <w:rPr>
          <w:rStyle w:val="l-exclamation-15-lrgChar"/>
        </w:rPr>
      </w:pPr>
      <w:r w:rsidRPr="00EA6DA9">
        <w:rPr>
          <w:rStyle w:val="l-label-largeChar"/>
        </w:rPr>
        <w:t>Deacon or Priest:</w:t>
      </w:r>
      <w:r w:rsidRPr="006B30DC">
        <w:t xml:space="preserve"> </w:t>
      </w:r>
      <w:r w:rsidRPr="00D0289A">
        <w:rPr>
          <w:rStyle w:val="l-exclamation-15-lrgChar"/>
        </w:rPr>
        <w:t>Wisdom! Aright!</w:t>
      </w:r>
    </w:p>
    <w:p w14:paraId="6F09BB0A" w14:textId="77777777" w:rsidR="008D2A5F" w:rsidRDefault="008D2A5F" w:rsidP="00EA6DA9">
      <w:pPr>
        <w:pStyle w:val="l-rubric-lrg"/>
      </w:pPr>
    </w:p>
    <w:p w14:paraId="63595C8D" w14:textId="77777777" w:rsidR="008D2A5F" w:rsidRDefault="008D2A5F" w:rsidP="00EA6DA9">
      <w:pPr>
        <w:pStyle w:val="l-rubric-lrg"/>
      </w:pPr>
      <w:r>
        <w:t>T</w:t>
      </w:r>
      <w:r w:rsidRPr="00EE3921">
        <w:t xml:space="preserve">he </w:t>
      </w:r>
      <w:r>
        <w:t xml:space="preserve">clergy enter the altar through the Royal Doors </w:t>
      </w:r>
    </w:p>
    <w:p w14:paraId="7640790B" w14:textId="77777777" w:rsidR="008D2A5F" w:rsidRDefault="008D2A5F" w:rsidP="00EA6DA9">
      <w:pPr>
        <w:pStyle w:val="l-rubric-lrg"/>
      </w:pPr>
    </w:p>
    <w:p w14:paraId="22708373" w14:textId="77777777" w:rsidR="008D2A5F" w:rsidRDefault="008D2A5F" w:rsidP="00EA6DA9">
      <w:pPr>
        <w:pStyle w:val="l-rubric-lrg"/>
      </w:pPr>
    </w:p>
    <w:p w14:paraId="42DFEE1A" w14:textId="77777777" w:rsidR="000A015D" w:rsidRDefault="000A015D">
      <w:pPr>
        <w:spacing w:line="240" w:lineRule="auto"/>
        <w:rPr>
          <w:rStyle w:val="l-label-largeChar"/>
          <w:rFonts w:eastAsia="Times New Roman" w:cs="Times New Roman"/>
          <w:color w:val="44546A"/>
        </w:rPr>
      </w:pPr>
      <w:r>
        <w:rPr>
          <w:rStyle w:val="l-label-largeChar"/>
        </w:rPr>
        <w:br w:type="page"/>
      </w:r>
    </w:p>
    <w:p w14:paraId="516F8E58" w14:textId="20E9C2B9" w:rsidR="008A6185" w:rsidRPr="009F4C75" w:rsidRDefault="008A6185" w:rsidP="00FB142E">
      <w:pPr>
        <w:pStyle w:val="l-choir-lrg"/>
        <w:rPr>
          <w:rStyle w:val="spa"/>
          <w:rFonts w:ascii="Times New Roman" w:hAnsi="Times New Roman"/>
          <w:sz w:val="32"/>
        </w:rPr>
      </w:pPr>
      <w:r w:rsidRPr="00EA6DA9">
        <w:rPr>
          <w:rStyle w:val="l-label-largeChar"/>
        </w:rPr>
        <w:lastRenderedPageBreak/>
        <w:t>Choir:</w:t>
      </w:r>
      <w:r>
        <w:rPr>
          <w:sz w:val="20"/>
          <w:szCs w:val="20"/>
        </w:rPr>
        <w:t xml:space="preserve"> </w:t>
      </w:r>
      <w:r w:rsidRPr="0086689C">
        <w:t>O come, let us worship and fall down before Christ. O Son of God</w:t>
      </w:r>
      <w:r w:rsidR="003D4E73" w:rsidRPr="0086689C">
        <w:t xml:space="preserve"> …</w:t>
      </w:r>
      <w:r w:rsidR="00FB142E">
        <w:t xml:space="preserve"> </w:t>
      </w:r>
      <w:r w:rsidR="00DC0C29" w:rsidRPr="00FB142E">
        <w:rPr>
          <w:rFonts w:ascii="Times New Roman" w:hAnsi="Times New Roman"/>
          <w:i/>
          <w:iCs/>
          <w:color w:val="FF0000"/>
          <w:sz w:val="28"/>
          <w:szCs w:val="28"/>
        </w:rPr>
        <w:t>(insert</w:t>
      </w:r>
      <w:r w:rsidR="00FB142E" w:rsidRPr="00FB142E">
        <w:rPr>
          <w:rFonts w:ascii="Times New Roman" w:hAnsi="Times New Roman"/>
          <w:i/>
          <w:iCs/>
          <w:color w:val="FF0000"/>
          <w:sz w:val="28"/>
          <w:szCs w:val="28"/>
        </w:rPr>
        <w:t xml:space="preserve"> proper ending verse, </w:t>
      </w:r>
      <w:r w:rsidR="00DC0C29" w:rsidRPr="00FB142E">
        <w:rPr>
          <w:rFonts w:ascii="Times New Roman" w:hAnsi="Times New Roman"/>
          <w:i/>
          <w:iCs/>
          <w:color w:val="FF0000"/>
          <w:sz w:val="28"/>
          <w:szCs w:val="28"/>
        </w:rPr>
        <w:t>below</w:t>
      </w:r>
      <w:r w:rsidR="00DC0C29">
        <w:rPr>
          <w:rFonts w:ascii="Times New Roman" w:hAnsi="Times New Roman"/>
          <w:i/>
          <w:iCs/>
          <w:color w:val="FF0000"/>
          <w:sz w:val="28"/>
          <w:szCs w:val="28"/>
        </w:rPr>
        <w:t>)</w:t>
      </w:r>
      <w:r w:rsidR="00FB142E">
        <w:t xml:space="preserve"> </w:t>
      </w:r>
    </w:p>
    <w:p w14:paraId="3FB4AF51" w14:textId="77777777" w:rsidR="00FB142E" w:rsidRDefault="00FB142E" w:rsidP="00C65A78">
      <w:pPr>
        <w:pStyle w:val="l-vlrg-prayer-125-indented"/>
      </w:pPr>
    </w:p>
    <w:p w14:paraId="11B69F1B" w14:textId="77777777" w:rsidR="008A6185" w:rsidRPr="00CE71EC" w:rsidRDefault="008A6185" w:rsidP="005C70D1">
      <w:pPr>
        <w:pStyle w:val="l-prayer-15-lrg"/>
        <w:rPr>
          <w:rFonts w:ascii="Times New Roman" w:eastAsia="Times New Roman" w:hAnsi="Times New Roman"/>
          <w:i/>
          <w:iCs/>
          <w:color w:val="FF0000"/>
          <w:sz w:val="28"/>
          <w:szCs w:val="28"/>
        </w:rPr>
      </w:pPr>
      <w:r w:rsidRPr="00CE71EC">
        <w:rPr>
          <w:rFonts w:ascii="Times New Roman" w:eastAsia="Times New Roman" w:hAnsi="Times New Roman"/>
          <w:i/>
          <w:iCs/>
          <w:color w:val="FF0000"/>
          <w:sz w:val="28"/>
          <w:szCs w:val="28"/>
        </w:rPr>
        <w:t>If it be a weekday:</w:t>
      </w:r>
    </w:p>
    <w:p w14:paraId="260278C5" w14:textId="77777777" w:rsidR="008A6185" w:rsidRPr="009330E9" w:rsidRDefault="003D4E73" w:rsidP="00FB142E">
      <w:pPr>
        <w:pStyle w:val="l-choir-lrg"/>
        <w:ind w:left="1008"/>
        <w:rPr>
          <w:rStyle w:val="sc"/>
          <w:rFonts w:ascii="Bookman Old Style" w:hAnsi="Bookman Old Style"/>
          <w:color w:val="44546A"/>
        </w:rPr>
      </w:pPr>
      <w:r w:rsidRPr="009330E9">
        <w:rPr>
          <w:rStyle w:val="sc"/>
          <w:rFonts w:ascii="Bookman Old Style" w:hAnsi="Bookman Old Style"/>
          <w:color w:val="44546A"/>
        </w:rPr>
        <w:t xml:space="preserve">… </w:t>
      </w:r>
      <w:r w:rsidR="008A6185" w:rsidRPr="0086689C">
        <w:t>Who art wondrous</w:t>
      </w:r>
      <w:r w:rsidR="008A6185" w:rsidRPr="009330E9">
        <w:rPr>
          <w:rStyle w:val="sc"/>
          <w:rFonts w:ascii="Bookman Old Style" w:hAnsi="Bookman Old Style"/>
          <w:color w:val="44546A"/>
        </w:rPr>
        <w:t xml:space="preserve"> in the saints, save us who chant unto Thee: Alleluia. </w:t>
      </w:r>
    </w:p>
    <w:p w14:paraId="47DFEC9E" w14:textId="77777777" w:rsidR="008A6185" w:rsidRPr="009F4C75" w:rsidRDefault="008A6185" w:rsidP="00C65A78">
      <w:pPr>
        <w:pStyle w:val="l-vlrg-prayer-125-indented"/>
        <w:rPr>
          <w:rStyle w:val="spa"/>
          <w:rFonts w:ascii="Times New Roman" w:hAnsi="Times New Roman"/>
          <w:sz w:val="32"/>
        </w:rPr>
      </w:pPr>
    </w:p>
    <w:p w14:paraId="74853513" w14:textId="77777777" w:rsidR="008A6185" w:rsidRPr="00CE71EC" w:rsidRDefault="008A6185" w:rsidP="005C70D1">
      <w:pPr>
        <w:pStyle w:val="l-prayer-15-lrg"/>
        <w:rPr>
          <w:rFonts w:ascii="Times New Roman" w:eastAsia="Times New Roman" w:hAnsi="Times New Roman"/>
          <w:i/>
          <w:iCs/>
          <w:color w:val="FF0000"/>
          <w:sz w:val="28"/>
          <w:szCs w:val="28"/>
        </w:rPr>
      </w:pPr>
      <w:r w:rsidRPr="00CE71EC">
        <w:rPr>
          <w:rFonts w:ascii="Times New Roman" w:eastAsia="Times New Roman" w:hAnsi="Times New Roman"/>
          <w:i/>
          <w:iCs/>
          <w:color w:val="FF0000"/>
          <w:sz w:val="28"/>
          <w:szCs w:val="28"/>
        </w:rPr>
        <w:t>If it be a Sunday:</w:t>
      </w:r>
    </w:p>
    <w:p w14:paraId="35520547" w14:textId="77777777" w:rsidR="008A6185" w:rsidRPr="009330E9" w:rsidRDefault="003D4E73" w:rsidP="00FB142E">
      <w:pPr>
        <w:pStyle w:val="l-choir-lrg"/>
        <w:ind w:left="1008"/>
        <w:rPr>
          <w:rStyle w:val="sc"/>
          <w:rFonts w:ascii="Bookman Old Style" w:hAnsi="Bookman Old Style"/>
          <w:color w:val="44546A"/>
        </w:rPr>
      </w:pPr>
      <w:r w:rsidRPr="009330E9">
        <w:rPr>
          <w:rStyle w:val="sc"/>
          <w:rFonts w:ascii="Bookman Old Style" w:hAnsi="Bookman Old Style"/>
          <w:color w:val="44546A"/>
        </w:rPr>
        <w:t xml:space="preserve">… </w:t>
      </w:r>
      <w:r w:rsidR="008A6185" w:rsidRPr="009330E9">
        <w:rPr>
          <w:rStyle w:val="sc"/>
          <w:rFonts w:ascii="Bookman Old Style" w:hAnsi="Bookman Old Style"/>
          <w:color w:val="44546A"/>
        </w:rPr>
        <w:t xml:space="preserve">Who art risen from the dead, save us who chant unto Thee: Alleluia. </w:t>
      </w:r>
    </w:p>
    <w:p w14:paraId="26A13383" w14:textId="77777777" w:rsidR="00EE3921" w:rsidRPr="00EA6DA9" w:rsidRDefault="00EE3921" w:rsidP="0086689C">
      <w:pPr>
        <w:pStyle w:val="l-rubric-lrg"/>
      </w:pPr>
      <w:r w:rsidRPr="00EA6DA9">
        <w:t>Troparia &amp; Kontakia</w:t>
      </w:r>
      <w:r w:rsidR="00FB142E">
        <w:t>.</w:t>
      </w:r>
    </w:p>
    <w:p w14:paraId="1141DD58" w14:textId="77777777" w:rsidR="00EE3921" w:rsidRPr="00EA6DA9" w:rsidRDefault="00EE3921" w:rsidP="0086689C">
      <w:pPr>
        <w:pStyle w:val="l-rubric-lrg"/>
      </w:pPr>
    </w:p>
    <w:p w14:paraId="26D527A7" w14:textId="77777777" w:rsidR="00EE3921" w:rsidRPr="00EA6DA9" w:rsidRDefault="00EE3921" w:rsidP="0086689C">
      <w:pPr>
        <w:pStyle w:val="l-rubric-lrg"/>
      </w:pPr>
      <w:r w:rsidRPr="00EA6DA9">
        <w:t>The appointed T</w:t>
      </w:r>
      <w:r w:rsidR="00815F8A" w:rsidRPr="00EA6DA9">
        <w:t>roparia and Kontakia of the day are now sung.</w:t>
      </w:r>
    </w:p>
    <w:p w14:paraId="5A5EEB5D" w14:textId="77777777" w:rsidR="00EE3921" w:rsidRPr="00EA6DA9" w:rsidRDefault="00EE3921" w:rsidP="0086689C">
      <w:pPr>
        <w:pStyle w:val="l-rubric-lrg"/>
      </w:pPr>
    </w:p>
    <w:p w14:paraId="06782362" w14:textId="77777777" w:rsidR="00495562" w:rsidRDefault="00E174A7" w:rsidP="00CE71EC">
      <w:pPr>
        <w:pStyle w:val="l-rubric-lrg"/>
        <w:jc w:val="center"/>
      </w:pPr>
      <w:r w:rsidRPr="008C70B9" w:rsidDel="00E174A7">
        <w:rPr>
          <w:rStyle w:val="SRU0"/>
          <w:rFonts w:ascii="Times New Roman" w:hAnsi="Times New Roman" w:cs="Times New Roman"/>
          <w:i/>
          <w:iCs/>
        </w:rPr>
        <w:t xml:space="preserve"> </w:t>
      </w:r>
    </w:p>
    <w:p w14:paraId="49F21CD9" w14:textId="77777777" w:rsidR="00E174A7" w:rsidRDefault="00E174A7">
      <w:pPr>
        <w:rPr>
          <w:rStyle w:val="SRU0"/>
          <w:rFonts w:ascii="Times New Roman" w:hAnsi="Times New Roman" w:cs="Times New Roman"/>
          <w:szCs w:val="28"/>
        </w:rPr>
      </w:pPr>
      <w:r>
        <w:rPr>
          <w:rStyle w:val="SRU0"/>
          <w:rFonts w:ascii="Times New Roman" w:hAnsi="Times New Roman" w:cs="Times New Roman"/>
          <w:i w:val="0"/>
          <w:iCs w:val="0"/>
          <w:szCs w:val="28"/>
        </w:rPr>
        <w:br w:type="page"/>
      </w:r>
    </w:p>
    <w:p w14:paraId="68499E26" w14:textId="77777777" w:rsidR="000F2D2B" w:rsidRDefault="00EE3921" w:rsidP="000F2D2B">
      <w:pPr>
        <w:pStyle w:val="l-rubric-lrg"/>
        <w:rPr>
          <w:rStyle w:val="SRU0"/>
          <w:rFonts w:ascii="Times New Roman" w:hAnsi="Times New Roman" w:cs="Times New Roman"/>
          <w:i/>
          <w:iCs/>
        </w:rPr>
      </w:pPr>
      <w:r w:rsidRPr="002B4AA3">
        <w:rPr>
          <w:rStyle w:val="SRU0"/>
          <w:rFonts w:ascii="Times New Roman" w:hAnsi="Times New Roman" w:cs="Times New Roman"/>
          <w:i/>
          <w:iCs/>
        </w:rPr>
        <w:lastRenderedPageBreak/>
        <w:t>After all the troparia and Kontakia are chanted, the priest and deacon, if he is servin</w:t>
      </w:r>
      <w:r w:rsidR="00815F8A" w:rsidRPr="002B4AA3">
        <w:rPr>
          <w:rStyle w:val="SRU0"/>
          <w:rFonts w:ascii="Times New Roman" w:hAnsi="Times New Roman" w:cs="Times New Roman"/>
          <w:i/>
          <w:iCs/>
        </w:rPr>
        <w:t>g</w:t>
      </w:r>
      <w:r w:rsidRPr="002B4AA3">
        <w:rPr>
          <w:rStyle w:val="SRU0"/>
          <w:rFonts w:ascii="Times New Roman" w:hAnsi="Times New Roman" w:cs="Times New Roman"/>
          <w:i/>
          <w:iCs/>
        </w:rPr>
        <w:t xml:space="preserve"> will make their exclamations; </w:t>
      </w:r>
    </w:p>
    <w:p w14:paraId="6B451887" w14:textId="77777777" w:rsidR="000F2D2B" w:rsidRDefault="000F2D2B" w:rsidP="000F2D2B">
      <w:pPr>
        <w:pStyle w:val="l-rubric-lrg"/>
        <w:rPr>
          <w:rStyle w:val="SRU0"/>
          <w:rFonts w:ascii="Times New Roman" w:hAnsi="Times New Roman" w:cs="Times New Roman"/>
          <w:i/>
          <w:iCs/>
        </w:rPr>
      </w:pPr>
    </w:p>
    <w:p w14:paraId="54CAF57E" w14:textId="77777777" w:rsidR="00694153" w:rsidRPr="00A56D26" w:rsidRDefault="00EE3921" w:rsidP="00A56D26">
      <w:pPr>
        <w:pStyle w:val="l-rubric-lrg"/>
        <w:rPr>
          <w:rStyle w:val="sru"/>
          <w:sz w:val="28"/>
          <w:szCs w:val="28"/>
        </w:rPr>
      </w:pPr>
      <w:r w:rsidRPr="00A56D26">
        <w:rPr>
          <w:rStyle w:val="sru"/>
          <w:sz w:val="28"/>
          <w:szCs w:val="28"/>
        </w:rPr>
        <w:t xml:space="preserve">If a Deacon, but not a bishop serve, after the Kontakion is ended, the deacon </w:t>
      </w:r>
      <w:r w:rsidR="00694153" w:rsidRPr="00A56D26">
        <w:rPr>
          <w:rStyle w:val="sru"/>
          <w:sz w:val="28"/>
          <w:szCs w:val="28"/>
        </w:rPr>
        <w:t xml:space="preserve">to the priest and saith: </w:t>
      </w:r>
    </w:p>
    <w:p w14:paraId="0938C5C2" w14:textId="77777777" w:rsidR="00694153" w:rsidRPr="00467764" w:rsidRDefault="00694153" w:rsidP="00C65A78">
      <w:pPr>
        <w:pStyle w:val="l-vlrg-silent-125-indented"/>
      </w:pPr>
      <w:r w:rsidRPr="00467764">
        <w:t>Deacon only: Bless, master, the time of the thrice-holy</w:t>
      </w:r>
    </w:p>
    <w:p w14:paraId="620754ED" w14:textId="77777777" w:rsidR="00694153" w:rsidRPr="00A56D26" w:rsidRDefault="00694153" w:rsidP="00A56D26">
      <w:pPr>
        <w:pStyle w:val="l-rubric-lrg"/>
        <w:rPr>
          <w:rStyle w:val="sru"/>
          <w:i/>
          <w:iCs/>
          <w:sz w:val="28"/>
          <w:szCs w:val="28"/>
        </w:rPr>
      </w:pPr>
      <w:r w:rsidRPr="00A56D26">
        <w:rPr>
          <w:rStyle w:val="sru"/>
          <w:i/>
          <w:iCs/>
          <w:sz w:val="28"/>
          <w:szCs w:val="28"/>
        </w:rPr>
        <w:t xml:space="preserve">Then the deacon cometh out through the holy doors, and stands on the </w:t>
      </w:r>
      <w:proofErr w:type="spellStart"/>
      <w:r w:rsidR="00A56D26" w:rsidRPr="00A56D26">
        <w:rPr>
          <w:rStyle w:val="sru"/>
          <w:i/>
          <w:iCs/>
          <w:sz w:val="28"/>
          <w:szCs w:val="28"/>
        </w:rPr>
        <w:t>solea</w:t>
      </w:r>
      <w:proofErr w:type="spellEnd"/>
    </w:p>
    <w:p w14:paraId="4E5203CE" w14:textId="77777777" w:rsidR="00A56D26" w:rsidRDefault="00A56D26" w:rsidP="00C65A78">
      <w:pPr>
        <w:pStyle w:val="l-vlrg-prayer-125-indented"/>
      </w:pPr>
    </w:p>
    <w:p w14:paraId="3B68CB68" w14:textId="77777777" w:rsidR="00EE3921" w:rsidRPr="00D0289A" w:rsidRDefault="00B6214E" w:rsidP="00C65A78">
      <w:pPr>
        <w:pStyle w:val="l-vlrg-prayer-125-indented"/>
        <w:rPr>
          <w:rStyle w:val="l-exclamation-15-lrgChar"/>
        </w:rPr>
      </w:pPr>
      <w:r w:rsidRPr="00A56D26">
        <w:rPr>
          <w:rStyle w:val="l-label-largeChar"/>
        </w:rPr>
        <w:t>Priest:</w:t>
      </w:r>
      <w:r w:rsidRPr="006B30DC">
        <w:rPr>
          <w:bCs/>
          <w:i/>
          <w:iCs/>
        </w:rPr>
        <w:t xml:space="preserve"> </w:t>
      </w:r>
      <w:r w:rsidRPr="00D0289A">
        <w:rPr>
          <w:rStyle w:val="l-exclamation-15-lrgChar"/>
        </w:rPr>
        <w:t xml:space="preserve">For holy art Thou, O our God, and unto Thee do we send up glory: to the Father, and to the Son, and to the Holy Spirit, now and ever: </w:t>
      </w:r>
    </w:p>
    <w:p w14:paraId="3E5018E4" w14:textId="77777777" w:rsidR="00694153" w:rsidRPr="00A56D26" w:rsidRDefault="00694153" w:rsidP="00A56D26">
      <w:pPr>
        <w:pStyle w:val="l-rubric-lrg"/>
        <w:rPr>
          <w:rStyle w:val="sru"/>
          <w:i/>
          <w:iCs/>
          <w:sz w:val="28"/>
          <w:szCs w:val="28"/>
        </w:rPr>
      </w:pPr>
      <w:r w:rsidRPr="00A56D26">
        <w:rPr>
          <w:rStyle w:val="sru"/>
          <w:i/>
          <w:iCs/>
          <w:sz w:val="28"/>
          <w:szCs w:val="28"/>
        </w:rPr>
        <w:t xml:space="preserve">And the Deacon points with his orarion, first to the icon of Christ, and saith: </w:t>
      </w:r>
    </w:p>
    <w:p w14:paraId="21D7C0F1" w14:textId="77777777" w:rsidR="00EE3921" w:rsidRPr="00A56D26" w:rsidRDefault="00EE3921" w:rsidP="00A56D26">
      <w:pPr>
        <w:pStyle w:val="l-rubric-lrg"/>
        <w:rPr>
          <w:rStyle w:val="sru"/>
          <w:sz w:val="28"/>
          <w:szCs w:val="28"/>
        </w:rPr>
      </w:pPr>
    </w:p>
    <w:p w14:paraId="6D11966B" w14:textId="77777777" w:rsidR="00EE3921" w:rsidRPr="00D0289A" w:rsidRDefault="00EE3921" w:rsidP="00C65A78">
      <w:pPr>
        <w:pStyle w:val="l-vlrg-prayer-125-indented"/>
        <w:rPr>
          <w:rStyle w:val="l-exclamation-15-lrgChar"/>
        </w:rPr>
      </w:pPr>
      <w:r w:rsidRPr="00A56D26">
        <w:rPr>
          <w:rStyle w:val="l-label-largeChar"/>
        </w:rPr>
        <w:t>Deacon Only:</w:t>
      </w:r>
      <w:r>
        <w:rPr>
          <w:szCs w:val="32"/>
        </w:rPr>
        <w:t xml:space="preserve"> </w:t>
      </w:r>
      <w:r w:rsidRPr="00D0289A">
        <w:rPr>
          <w:rStyle w:val="l-exclamation-15-lrgChar"/>
        </w:rPr>
        <w:t xml:space="preserve">O Lord, save the pious, and hearken unto us. </w:t>
      </w:r>
    </w:p>
    <w:p w14:paraId="56C481E7" w14:textId="77777777" w:rsidR="00694153" w:rsidRDefault="00694153" w:rsidP="00EE3921">
      <w:pPr>
        <w:ind w:left="720"/>
        <w:rPr>
          <w:sz w:val="20"/>
          <w:szCs w:val="20"/>
        </w:rPr>
      </w:pPr>
    </w:p>
    <w:p w14:paraId="4BB85EA6" w14:textId="77777777" w:rsidR="00EE3921" w:rsidRPr="00A56D26" w:rsidRDefault="00EE3921" w:rsidP="005C70D1">
      <w:pPr>
        <w:pStyle w:val="l-prayer-15-lrg"/>
        <w:rPr>
          <w:rStyle w:val="l-choir-lrgChar"/>
        </w:rPr>
      </w:pPr>
      <w:r w:rsidRPr="00A56D26">
        <w:rPr>
          <w:rStyle w:val="l-label-largeChar"/>
        </w:rPr>
        <w:t>People:</w:t>
      </w:r>
      <w:r>
        <w:rPr>
          <w:sz w:val="20"/>
          <w:szCs w:val="20"/>
        </w:rPr>
        <w:t xml:space="preserve"> </w:t>
      </w:r>
      <w:r w:rsidRPr="00A56D26">
        <w:rPr>
          <w:rStyle w:val="l-choir-lrgChar"/>
        </w:rPr>
        <w:t xml:space="preserve">O Lord, save the pious and hearken unto us. </w:t>
      </w:r>
    </w:p>
    <w:p w14:paraId="7B13D713" w14:textId="77777777" w:rsidR="00EE3921" w:rsidRPr="003A0C99" w:rsidRDefault="00EE3921" w:rsidP="00C65A78">
      <w:pPr>
        <w:pStyle w:val="l-vlrg-prayer-125-indented"/>
        <w:rPr>
          <w:rStyle w:val="spa"/>
          <w:sz w:val="32"/>
        </w:rPr>
      </w:pPr>
    </w:p>
    <w:p w14:paraId="432EECC3" w14:textId="77777777" w:rsidR="00EE3921" w:rsidRPr="004C48E4" w:rsidRDefault="00EE3921" w:rsidP="004C48E4">
      <w:pPr>
        <w:pStyle w:val="l-rubric-lrg"/>
        <w:rPr>
          <w:rStyle w:val="sru"/>
          <w:i/>
          <w:iCs/>
          <w:sz w:val="28"/>
          <w:szCs w:val="28"/>
        </w:rPr>
      </w:pPr>
      <w:r w:rsidRPr="004C48E4">
        <w:rPr>
          <w:rStyle w:val="sru"/>
          <w:i/>
          <w:iCs/>
          <w:sz w:val="28"/>
          <w:szCs w:val="28"/>
        </w:rPr>
        <w:t xml:space="preserve">Then he </w:t>
      </w:r>
      <w:proofErr w:type="spellStart"/>
      <w:r w:rsidRPr="004C48E4">
        <w:rPr>
          <w:rStyle w:val="sru"/>
          <w:i/>
          <w:iCs/>
          <w:sz w:val="28"/>
          <w:szCs w:val="28"/>
        </w:rPr>
        <w:t>pointeth</w:t>
      </w:r>
      <w:proofErr w:type="spellEnd"/>
      <w:r w:rsidRPr="004C48E4">
        <w:rPr>
          <w:rStyle w:val="sru"/>
          <w:i/>
          <w:iCs/>
          <w:sz w:val="28"/>
          <w:szCs w:val="28"/>
        </w:rPr>
        <w:t xml:space="preserve"> to all the people, saying in a loud voice:</w:t>
      </w:r>
    </w:p>
    <w:p w14:paraId="7A3DCE3A" w14:textId="77777777" w:rsidR="00EE3921" w:rsidRPr="00D0289A" w:rsidRDefault="00EE3921" w:rsidP="00C65A78">
      <w:pPr>
        <w:pStyle w:val="l-vlrg-prayer-125-indented"/>
        <w:rPr>
          <w:rStyle w:val="l-exclamation-15-lrgChar"/>
          <w:bCs/>
        </w:rPr>
      </w:pPr>
      <w:r w:rsidRPr="00467764">
        <w:rPr>
          <w:rStyle w:val="l-label-largeChar"/>
        </w:rPr>
        <w:t>Deacon Only:</w:t>
      </w:r>
      <w:r>
        <w:rPr>
          <w:rStyle w:val="ssbi"/>
          <w:sz w:val="20"/>
          <w:szCs w:val="20"/>
        </w:rPr>
        <w:t xml:space="preserve"> </w:t>
      </w:r>
      <w:r w:rsidRPr="00D0289A">
        <w:rPr>
          <w:rStyle w:val="l-exclamation-15-lrgChar"/>
        </w:rPr>
        <w:t>And unto the ages of ages.</w:t>
      </w:r>
      <w:r w:rsidRPr="00D0289A">
        <w:rPr>
          <w:rStyle w:val="l-exclamation-15-lrgChar"/>
          <w:bCs/>
        </w:rPr>
        <w:t xml:space="preserve"> </w:t>
      </w:r>
    </w:p>
    <w:p w14:paraId="301D7BA9" w14:textId="77777777" w:rsidR="00EE3921" w:rsidRPr="00815F8A" w:rsidRDefault="00EE3921" w:rsidP="00C65A78">
      <w:pPr>
        <w:pStyle w:val="l-vlrg-prayer-125-indented"/>
        <w:rPr>
          <w:rStyle w:val="sc"/>
          <w:rFonts w:ascii="Times New Roman" w:hAnsi="Times New Roman"/>
          <w:bCs/>
        </w:rPr>
      </w:pPr>
      <w:r w:rsidRPr="00467764">
        <w:rPr>
          <w:rStyle w:val="l-label-largeChar"/>
        </w:rPr>
        <w:t>People:</w:t>
      </w:r>
      <w:r>
        <w:t xml:space="preserve"> </w:t>
      </w:r>
      <w:r w:rsidRPr="00B23A0F">
        <w:rPr>
          <w:rStyle w:val="l-choir-lrgChar"/>
        </w:rPr>
        <w:t>Amen.</w:t>
      </w:r>
      <w:r w:rsidRPr="00815F8A">
        <w:rPr>
          <w:rStyle w:val="sc"/>
          <w:rFonts w:ascii="Times New Roman" w:hAnsi="Times New Roman"/>
          <w:bCs/>
        </w:rPr>
        <w:t xml:space="preserve"> </w:t>
      </w:r>
      <w:bookmarkStart w:id="2" w:name="h10"/>
      <w:bookmarkEnd w:id="2"/>
    </w:p>
    <w:p w14:paraId="761DCE25" w14:textId="77777777" w:rsidR="00EE3921" w:rsidRPr="004C48E4" w:rsidRDefault="00EE3921" w:rsidP="004C48E4">
      <w:pPr>
        <w:pStyle w:val="l-rubric-lrg"/>
        <w:rPr>
          <w:rStyle w:val="sru"/>
          <w:i/>
          <w:iCs/>
          <w:sz w:val="28"/>
          <w:szCs w:val="28"/>
        </w:rPr>
      </w:pPr>
      <w:r w:rsidRPr="004C48E4">
        <w:rPr>
          <w:rStyle w:val="sru"/>
          <w:i/>
          <w:iCs/>
          <w:sz w:val="28"/>
          <w:szCs w:val="28"/>
        </w:rPr>
        <w:t xml:space="preserve">But if it be a </w:t>
      </w:r>
      <w:r w:rsidR="00B62E66" w:rsidRPr="004C48E4">
        <w:rPr>
          <w:rStyle w:val="sru"/>
          <w:i/>
          <w:iCs/>
          <w:sz w:val="28"/>
          <w:szCs w:val="28"/>
        </w:rPr>
        <w:t>hierarchal</w:t>
      </w:r>
      <w:r w:rsidRPr="004C48E4">
        <w:rPr>
          <w:rStyle w:val="sru"/>
          <w:i/>
          <w:iCs/>
          <w:sz w:val="28"/>
          <w:szCs w:val="28"/>
        </w:rPr>
        <w:t xml:space="preserve"> liturgy, and a Deacon serve, after the Kontakion is ended, the deacon cometh out through the holy doors, and standing on the ambo and pointing with his orarion, first to the icon of Christ, saith: </w:t>
      </w:r>
    </w:p>
    <w:p w14:paraId="707A53C8" w14:textId="77777777" w:rsidR="00815F8A" w:rsidRPr="00A56D26" w:rsidRDefault="00815F8A" w:rsidP="00A56D26">
      <w:pPr>
        <w:pStyle w:val="l-rubric-lrg"/>
        <w:rPr>
          <w:rStyle w:val="sru"/>
          <w:sz w:val="28"/>
          <w:szCs w:val="28"/>
        </w:rPr>
      </w:pPr>
    </w:p>
    <w:p w14:paraId="1FED00B1" w14:textId="77777777" w:rsidR="00EE3921" w:rsidRDefault="00EE3921" w:rsidP="00C65A78">
      <w:pPr>
        <w:pStyle w:val="l-vlrg-prayer-125-indented"/>
      </w:pPr>
      <w:r w:rsidRPr="000F2D2B">
        <w:rPr>
          <w:rStyle w:val="l-label-largeChar"/>
        </w:rPr>
        <w:t>Deacon Only:</w:t>
      </w:r>
      <w:r>
        <w:rPr>
          <w:szCs w:val="32"/>
        </w:rPr>
        <w:t xml:space="preserve"> </w:t>
      </w:r>
      <w:r w:rsidRPr="00D0289A">
        <w:rPr>
          <w:rStyle w:val="l-exclamation-15-lrgChar"/>
        </w:rPr>
        <w:t>O Lord, save the pious!</w:t>
      </w:r>
      <w:r>
        <w:rPr>
          <w:szCs w:val="32"/>
        </w:rPr>
        <w:t xml:space="preserve"> </w:t>
      </w:r>
    </w:p>
    <w:p w14:paraId="62404277" w14:textId="77777777" w:rsidR="00EE3921" w:rsidRPr="00B23A0F" w:rsidRDefault="00EE3921" w:rsidP="005C70D1">
      <w:pPr>
        <w:pStyle w:val="l-prayer-15-lrg"/>
        <w:ind w:firstLine="720"/>
        <w:rPr>
          <w:rStyle w:val="l-choir-lrgChar"/>
        </w:rPr>
      </w:pPr>
      <w:r w:rsidRPr="000F2D2B">
        <w:rPr>
          <w:rStyle w:val="l-label-largeChar"/>
        </w:rPr>
        <w:t>People:</w:t>
      </w:r>
      <w:r>
        <w:rPr>
          <w:sz w:val="20"/>
          <w:szCs w:val="20"/>
        </w:rPr>
        <w:t xml:space="preserve"> </w:t>
      </w:r>
      <w:r w:rsidRPr="00B23A0F">
        <w:rPr>
          <w:rStyle w:val="l-choir-lrgChar"/>
        </w:rPr>
        <w:t xml:space="preserve">O Lord, save the pious! </w:t>
      </w:r>
    </w:p>
    <w:p w14:paraId="5642C9F6" w14:textId="77777777" w:rsidR="00EE3921" w:rsidRPr="00D0289A" w:rsidRDefault="00EE3921" w:rsidP="00C65A78">
      <w:pPr>
        <w:pStyle w:val="l-vlrg-prayer-125-indented"/>
        <w:rPr>
          <w:rStyle w:val="l-exclamation-15-lrgChar"/>
        </w:rPr>
      </w:pPr>
      <w:r w:rsidRPr="000F2D2B">
        <w:rPr>
          <w:rStyle w:val="l-label-largeChar"/>
        </w:rPr>
        <w:t>Deacon Only:</w:t>
      </w:r>
      <w:r w:rsidR="00A11B35">
        <w:rPr>
          <w:szCs w:val="32"/>
        </w:rPr>
        <w:t xml:space="preserve"> </w:t>
      </w:r>
      <w:r w:rsidRPr="00D0289A">
        <w:rPr>
          <w:rStyle w:val="l-exclamation-15-lrgChar"/>
        </w:rPr>
        <w:t xml:space="preserve">And hearken unto us. </w:t>
      </w:r>
    </w:p>
    <w:p w14:paraId="5B4AD06F" w14:textId="77777777" w:rsidR="00EE3921" w:rsidRPr="00815F8A" w:rsidRDefault="00EE3921" w:rsidP="005C70D1">
      <w:pPr>
        <w:pStyle w:val="l-prayer-15-lrg"/>
        <w:ind w:firstLine="720"/>
        <w:rPr>
          <w:rStyle w:val="sc"/>
          <w:rFonts w:ascii="Times New Roman" w:hAnsi="Times New Roman"/>
          <w:bCs/>
        </w:rPr>
      </w:pPr>
      <w:r w:rsidRPr="000F2D2B">
        <w:rPr>
          <w:rStyle w:val="l-label-largeChar"/>
        </w:rPr>
        <w:t>People:</w:t>
      </w:r>
      <w:r>
        <w:rPr>
          <w:sz w:val="20"/>
          <w:szCs w:val="20"/>
        </w:rPr>
        <w:t xml:space="preserve"> </w:t>
      </w:r>
      <w:r w:rsidRPr="00B23A0F">
        <w:rPr>
          <w:rStyle w:val="l-choir-lrgChar"/>
        </w:rPr>
        <w:t>And hearken unto us.</w:t>
      </w:r>
    </w:p>
    <w:p w14:paraId="602B2C02" w14:textId="77777777" w:rsidR="00EE3921" w:rsidRPr="004C48E4" w:rsidRDefault="00EE3921" w:rsidP="004C48E4">
      <w:pPr>
        <w:pStyle w:val="l-rubric-lrg"/>
        <w:rPr>
          <w:rStyle w:val="sru14Char"/>
          <w:i/>
          <w:iCs/>
        </w:rPr>
      </w:pPr>
      <w:r w:rsidRPr="004C48E4">
        <w:rPr>
          <w:rStyle w:val="sru14Char"/>
          <w:i/>
          <w:iCs/>
        </w:rPr>
        <w:t xml:space="preserve">Then he </w:t>
      </w:r>
      <w:proofErr w:type="spellStart"/>
      <w:r w:rsidRPr="004C48E4">
        <w:rPr>
          <w:rStyle w:val="sru14Char"/>
          <w:i/>
          <w:iCs/>
        </w:rPr>
        <w:t>pointeth</w:t>
      </w:r>
      <w:proofErr w:type="spellEnd"/>
      <w:r w:rsidRPr="004C48E4">
        <w:rPr>
          <w:rStyle w:val="sru14Char"/>
          <w:i/>
          <w:iCs/>
        </w:rPr>
        <w:t xml:space="preserve"> to all the people, saying in a loud voice:</w:t>
      </w:r>
    </w:p>
    <w:p w14:paraId="734421F7" w14:textId="77777777" w:rsidR="00EE3921" w:rsidRPr="00D0289A" w:rsidRDefault="00EE3921" w:rsidP="00C65A78">
      <w:pPr>
        <w:pStyle w:val="l-vlrg-prayer-125-indented"/>
        <w:rPr>
          <w:rStyle w:val="l-exclamation-15-lrgChar"/>
        </w:rPr>
      </w:pPr>
      <w:r w:rsidRPr="000F2D2B">
        <w:rPr>
          <w:rStyle w:val="l-label-largeChar"/>
        </w:rPr>
        <w:t>Deacon Only:</w:t>
      </w:r>
      <w:r>
        <w:rPr>
          <w:rStyle w:val="ssbi"/>
          <w:sz w:val="20"/>
          <w:szCs w:val="20"/>
        </w:rPr>
        <w:t xml:space="preserve"> </w:t>
      </w:r>
      <w:r w:rsidRPr="00D0289A">
        <w:rPr>
          <w:rStyle w:val="l-exclamation-15-lrgChar"/>
        </w:rPr>
        <w:t xml:space="preserve">And unto the ages of ages. </w:t>
      </w:r>
    </w:p>
    <w:p w14:paraId="17D7E763" w14:textId="77777777" w:rsidR="00EE3921" w:rsidRPr="00815F8A" w:rsidRDefault="00EE3921" w:rsidP="00C65A78">
      <w:pPr>
        <w:pStyle w:val="l-vlrg-prayer-125-indented"/>
        <w:rPr>
          <w:rStyle w:val="sc"/>
          <w:rFonts w:ascii="Times New Roman" w:hAnsi="Times New Roman"/>
          <w:bCs/>
        </w:rPr>
      </w:pPr>
      <w:r w:rsidRPr="000F2D2B">
        <w:rPr>
          <w:rStyle w:val="l-label-largeChar"/>
        </w:rPr>
        <w:t>People:</w:t>
      </w:r>
      <w:r>
        <w:t xml:space="preserve"> </w:t>
      </w:r>
      <w:r w:rsidRPr="00B23A0F">
        <w:rPr>
          <w:rStyle w:val="l-choir-lrgChar"/>
        </w:rPr>
        <w:t>Amen.</w:t>
      </w:r>
      <w:r w:rsidRPr="00815F8A">
        <w:rPr>
          <w:rStyle w:val="sc"/>
          <w:rFonts w:ascii="Times New Roman" w:hAnsi="Times New Roman"/>
          <w:bCs/>
        </w:rPr>
        <w:t xml:space="preserve"> </w:t>
      </w:r>
    </w:p>
    <w:p w14:paraId="50D46EBF" w14:textId="77777777" w:rsidR="00201974" w:rsidRPr="00775256" w:rsidRDefault="00201974" w:rsidP="000F2D2B">
      <w:pPr>
        <w:pStyle w:val="l-rubric-lrg"/>
      </w:pPr>
      <w:r w:rsidRPr="00775256">
        <w:t xml:space="preserve">If there is no deacon, "O Lord, save the pious..." is omitted. </w:t>
      </w:r>
    </w:p>
    <w:p w14:paraId="00A96E8E" w14:textId="77777777" w:rsidR="00EE3921" w:rsidRDefault="00201974" w:rsidP="000F2D2B">
      <w:pPr>
        <w:pStyle w:val="l-rubric-lrg"/>
      </w:pPr>
      <w:r>
        <w:t xml:space="preserve">The </w:t>
      </w:r>
      <w:r w:rsidR="00EE3921" w:rsidRPr="00EE3921">
        <w:t xml:space="preserve">priest </w:t>
      </w:r>
      <w:r w:rsidR="00694153">
        <w:t>says the ending of the Trisagion prayer as an exclamation</w:t>
      </w:r>
      <w:r w:rsidR="00EE3921" w:rsidRPr="00EE3921">
        <w:t>:</w:t>
      </w:r>
      <w:r w:rsidR="00EE3921">
        <w:t xml:space="preserve"> </w:t>
      </w:r>
    </w:p>
    <w:p w14:paraId="7F02F6E7" w14:textId="77777777" w:rsidR="00603DC2" w:rsidRDefault="00603DC2" w:rsidP="005C70D1">
      <w:pPr>
        <w:pStyle w:val="l-prayer-15-lrg"/>
        <w:rPr>
          <w:rStyle w:val="l-label-largeChar"/>
        </w:rPr>
      </w:pPr>
    </w:p>
    <w:p w14:paraId="2FC6FA66" w14:textId="77777777" w:rsidR="00EE3921" w:rsidRDefault="00EE3921" w:rsidP="00C65A78">
      <w:pPr>
        <w:pStyle w:val="l-vlrg-prayer-125-indented"/>
      </w:pPr>
      <w:r w:rsidRPr="000F2D2B">
        <w:rPr>
          <w:rStyle w:val="l-label-largeChar"/>
        </w:rPr>
        <w:t>Priest:</w:t>
      </w:r>
      <w:r w:rsidRPr="006B30DC">
        <w:rPr>
          <w:i/>
          <w:iCs/>
        </w:rPr>
        <w:t xml:space="preserve"> </w:t>
      </w:r>
      <w:r w:rsidRPr="00D0289A">
        <w:rPr>
          <w:rStyle w:val="l-exclamation-15-lrgChar"/>
        </w:rPr>
        <w:t>For holy art Thou, O our God, and unto Thee do we send up glory: to the Father, and to the Son, and to the Holy Spirit, now and ever and unto the ages of ages!</w:t>
      </w:r>
      <w:r w:rsidR="00A11B35">
        <w:t xml:space="preserve"> </w:t>
      </w:r>
    </w:p>
    <w:p w14:paraId="7F80F172" w14:textId="77777777" w:rsidR="00B6214E" w:rsidRPr="00467764" w:rsidRDefault="00B6214E" w:rsidP="00C65A78">
      <w:pPr>
        <w:pStyle w:val="l-vlrg-prayer-125-indented"/>
        <w:rPr>
          <w:rStyle w:val="l-choir-lrgChar"/>
        </w:rPr>
      </w:pPr>
      <w:r w:rsidRPr="000F2D2B">
        <w:rPr>
          <w:rStyle w:val="l-label-largeChar"/>
        </w:rPr>
        <w:t>Choir:</w:t>
      </w:r>
      <w:r w:rsidRPr="006B30DC">
        <w:t xml:space="preserve"> </w:t>
      </w:r>
      <w:r w:rsidRPr="00467764">
        <w:rPr>
          <w:rStyle w:val="l-choir-lrgChar"/>
        </w:rPr>
        <w:t xml:space="preserve">Amen. </w:t>
      </w:r>
    </w:p>
    <w:p w14:paraId="10BB8CD1" w14:textId="77777777" w:rsidR="00D46DDF" w:rsidRDefault="00D46DDF" w:rsidP="00C65A78">
      <w:pPr>
        <w:pStyle w:val="l-vlrg-prayer-125-indented"/>
      </w:pPr>
    </w:p>
    <w:p w14:paraId="0615DEB5" w14:textId="77777777" w:rsidR="00D46DDF" w:rsidRPr="00B204EA" w:rsidRDefault="00603DC2" w:rsidP="00C64D47">
      <w:pPr>
        <w:pStyle w:val="Heading1"/>
        <w:jc w:val="center"/>
        <w:rPr>
          <w:rFonts w:ascii="Arial" w:hAnsi="Arial" w:cs="Arial"/>
          <w:i/>
          <w:color w:val="FF0000"/>
          <w:sz w:val="28"/>
          <w:szCs w:val="28"/>
        </w:rPr>
      </w:pPr>
      <w:r>
        <w:rPr>
          <w:rFonts w:ascii="Arial" w:hAnsi="Arial" w:cs="Arial"/>
          <w:i/>
          <w:color w:val="FF0000"/>
          <w:sz w:val="28"/>
          <w:szCs w:val="28"/>
        </w:rPr>
        <w:br w:type="page"/>
      </w:r>
      <w:r w:rsidR="00D46DDF" w:rsidRPr="00B204EA">
        <w:rPr>
          <w:rFonts w:ascii="Arial" w:hAnsi="Arial" w:cs="Arial"/>
          <w:i/>
          <w:color w:val="FF0000"/>
          <w:sz w:val="28"/>
          <w:szCs w:val="28"/>
        </w:rPr>
        <w:lastRenderedPageBreak/>
        <w:t>Trisagion*</w:t>
      </w:r>
    </w:p>
    <w:p w14:paraId="100D82C0" w14:textId="77777777" w:rsidR="00D46DDF" w:rsidRPr="006B30DC" w:rsidRDefault="00D46DDF" w:rsidP="00C65A78">
      <w:pPr>
        <w:pStyle w:val="l-vlrg-prayer-125-indented"/>
      </w:pPr>
    </w:p>
    <w:p w14:paraId="715DADAE" w14:textId="77777777" w:rsidR="00D46DDF" w:rsidRDefault="00D46DDF" w:rsidP="00D46DDF">
      <w:pPr>
        <w:rPr>
          <w:i/>
          <w:iCs/>
        </w:rPr>
      </w:pPr>
      <w:r w:rsidRPr="00775256">
        <w:rPr>
          <w:color w:val="FF0000"/>
        </w:rPr>
        <w:t>*</w:t>
      </w:r>
      <w:r w:rsidRPr="00775256">
        <w:rPr>
          <w:i/>
          <w:iCs/>
          <w:color w:val="FF0000"/>
        </w:rPr>
        <w:t>When “as many as have been baptized…” or “Before Thy Cross…” are appointed, they are sung in place of the Trisagion</w:t>
      </w:r>
      <w:r>
        <w:rPr>
          <w:i/>
          <w:iCs/>
        </w:rPr>
        <w:t>.</w:t>
      </w:r>
    </w:p>
    <w:p w14:paraId="31DCD350" w14:textId="77777777" w:rsidR="00815F8A" w:rsidRDefault="00815F8A" w:rsidP="00D46DDF">
      <w:pPr>
        <w:rPr>
          <w:i/>
          <w:iCs/>
        </w:rPr>
      </w:pPr>
    </w:p>
    <w:p w14:paraId="7FA37B80" w14:textId="77777777" w:rsidR="00815F8A" w:rsidRPr="00815F8A" w:rsidRDefault="00815F8A" w:rsidP="00D46DDF">
      <w:pPr>
        <w:rPr>
          <w:i/>
          <w:iCs/>
          <w:color w:val="FF0000"/>
        </w:rPr>
      </w:pPr>
      <w:r w:rsidRPr="00815F8A">
        <w:rPr>
          <w:i/>
          <w:iCs/>
          <w:color w:val="FF0000"/>
        </w:rPr>
        <w:t>This is sung slowly, and melodically, to allow the priest time to say his prayer</w:t>
      </w:r>
    </w:p>
    <w:p w14:paraId="3DC5DCBB" w14:textId="77777777" w:rsidR="00D46DDF" w:rsidRPr="00815F8A" w:rsidRDefault="00D46DDF" w:rsidP="00D46DDF">
      <w:pPr>
        <w:rPr>
          <w:i/>
          <w:iCs/>
          <w:color w:val="FF0000"/>
        </w:rPr>
      </w:pPr>
    </w:p>
    <w:p w14:paraId="6AB1B5E4" w14:textId="77777777" w:rsidR="00D46DDF" w:rsidRPr="00B23A0F" w:rsidRDefault="00D46DDF" w:rsidP="00B23A0F">
      <w:pPr>
        <w:pStyle w:val="l-choir-lrg"/>
      </w:pPr>
      <w:r w:rsidRPr="00B23A0F">
        <w:rPr>
          <w:rStyle w:val="sc"/>
          <w:rFonts w:ascii="Bookman Old Style" w:hAnsi="Bookman Old Style" w:cs="Times New Roman"/>
          <w:color w:val="44546A"/>
          <w:szCs w:val="24"/>
        </w:rPr>
        <w:t xml:space="preserve">Holy God, </w:t>
      </w:r>
      <w:r w:rsidR="00B62E66" w:rsidRPr="00B23A0F">
        <w:rPr>
          <w:rStyle w:val="sc"/>
          <w:rFonts w:ascii="Bookman Old Style" w:hAnsi="Bookman Old Style" w:cs="Times New Roman"/>
          <w:color w:val="44546A"/>
          <w:szCs w:val="24"/>
        </w:rPr>
        <w:t>Holy Mighty</w:t>
      </w:r>
      <w:r w:rsidRPr="00B23A0F">
        <w:rPr>
          <w:rStyle w:val="sc"/>
          <w:rFonts w:ascii="Bookman Old Style" w:hAnsi="Bookman Old Style" w:cs="Times New Roman"/>
          <w:color w:val="44546A"/>
          <w:szCs w:val="24"/>
        </w:rPr>
        <w:t>, Holy Immortal have mercy on us</w:t>
      </w:r>
      <w:r w:rsidRPr="00B23A0F">
        <w:t xml:space="preserve">. </w:t>
      </w:r>
    </w:p>
    <w:p w14:paraId="3E9BE25D" w14:textId="77777777" w:rsidR="00D46DDF" w:rsidRPr="00B23A0F" w:rsidRDefault="00D46DDF" w:rsidP="00B23A0F">
      <w:pPr>
        <w:pStyle w:val="l-choir-lrg"/>
      </w:pPr>
    </w:p>
    <w:p w14:paraId="7D47F142" w14:textId="77777777" w:rsidR="00D46DDF" w:rsidRPr="00B23A0F" w:rsidRDefault="00D46DDF" w:rsidP="00B23A0F">
      <w:pPr>
        <w:pStyle w:val="l-choir-lrg"/>
      </w:pPr>
      <w:r w:rsidRPr="00B23A0F">
        <w:rPr>
          <w:rStyle w:val="sc"/>
          <w:rFonts w:ascii="Bookman Old Style" w:hAnsi="Bookman Old Style" w:cs="Times New Roman"/>
          <w:color w:val="44546A"/>
          <w:szCs w:val="24"/>
        </w:rPr>
        <w:t xml:space="preserve">Holy God, </w:t>
      </w:r>
      <w:r w:rsidR="00B62E66" w:rsidRPr="00B23A0F">
        <w:rPr>
          <w:rStyle w:val="sc"/>
          <w:rFonts w:ascii="Bookman Old Style" w:hAnsi="Bookman Old Style" w:cs="Times New Roman"/>
          <w:color w:val="44546A"/>
          <w:szCs w:val="24"/>
        </w:rPr>
        <w:t>Holy Mighty</w:t>
      </w:r>
      <w:r w:rsidRPr="00B23A0F">
        <w:rPr>
          <w:rStyle w:val="sc"/>
          <w:rFonts w:ascii="Bookman Old Style" w:hAnsi="Bookman Old Style" w:cs="Times New Roman"/>
          <w:color w:val="44546A"/>
          <w:szCs w:val="24"/>
        </w:rPr>
        <w:t>, Holy Immortal have mercy on us</w:t>
      </w:r>
      <w:r w:rsidRPr="00B23A0F">
        <w:t xml:space="preserve">. </w:t>
      </w:r>
    </w:p>
    <w:p w14:paraId="4BFF6B42" w14:textId="77777777" w:rsidR="00D46DDF" w:rsidRPr="00B23A0F" w:rsidRDefault="00D46DDF" w:rsidP="00B23A0F">
      <w:pPr>
        <w:pStyle w:val="l-choir-lrg"/>
      </w:pPr>
    </w:p>
    <w:p w14:paraId="20C2AD9A" w14:textId="77777777" w:rsidR="00D46DDF" w:rsidRPr="00B23A0F" w:rsidRDefault="00D46DDF" w:rsidP="00B23A0F">
      <w:pPr>
        <w:pStyle w:val="l-choir-lrg"/>
      </w:pPr>
      <w:r w:rsidRPr="00B23A0F">
        <w:rPr>
          <w:rStyle w:val="sc"/>
          <w:rFonts w:ascii="Bookman Old Style" w:hAnsi="Bookman Old Style" w:cs="Times New Roman"/>
          <w:color w:val="44546A"/>
          <w:szCs w:val="24"/>
        </w:rPr>
        <w:t xml:space="preserve">Holy God, </w:t>
      </w:r>
      <w:r w:rsidR="00B62E66" w:rsidRPr="00B23A0F">
        <w:rPr>
          <w:rStyle w:val="sc"/>
          <w:rFonts w:ascii="Bookman Old Style" w:hAnsi="Bookman Old Style" w:cs="Times New Roman"/>
          <w:color w:val="44546A"/>
          <w:szCs w:val="24"/>
        </w:rPr>
        <w:t>Holy Mighty</w:t>
      </w:r>
      <w:r w:rsidRPr="00B23A0F">
        <w:rPr>
          <w:rStyle w:val="sc"/>
          <w:rFonts w:ascii="Bookman Old Style" w:hAnsi="Bookman Old Style" w:cs="Times New Roman"/>
          <w:color w:val="44546A"/>
          <w:szCs w:val="24"/>
        </w:rPr>
        <w:t>, Holy Immortal have mercy on us</w:t>
      </w:r>
      <w:r w:rsidRPr="00B23A0F">
        <w:t xml:space="preserve">. </w:t>
      </w:r>
    </w:p>
    <w:p w14:paraId="678AB2A0" w14:textId="77777777" w:rsidR="00D46DDF" w:rsidRPr="00B23A0F" w:rsidRDefault="00D46DDF" w:rsidP="00B23A0F">
      <w:pPr>
        <w:pStyle w:val="l-choir-lrg"/>
      </w:pPr>
    </w:p>
    <w:p w14:paraId="4EF3A17B" w14:textId="77777777" w:rsidR="00D46DDF" w:rsidRPr="00B23A0F" w:rsidRDefault="00D46DDF" w:rsidP="00B23A0F">
      <w:pPr>
        <w:pStyle w:val="l-choir-lrg"/>
      </w:pPr>
      <w:r w:rsidRPr="00B23A0F">
        <w:rPr>
          <w:rStyle w:val="sc"/>
          <w:rFonts w:ascii="Bookman Old Style" w:hAnsi="Bookman Old Style" w:cs="Times New Roman"/>
          <w:color w:val="44546A"/>
          <w:szCs w:val="24"/>
        </w:rPr>
        <w:t>Glory to the Father, and to the Son, and to the Holy Spirit, both now and ever, and unto the ages of ages. Amen. Holy Immortal have mercy on us.</w:t>
      </w:r>
      <w:r w:rsidRPr="00B23A0F">
        <w:t xml:space="preserve"> </w:t>
      </w:r>
    </w:p>
    <w:p w14:paraId="7386C119" w14:textId="77777777" w:rsidR="00D46DDF" w:rsidRPr="00B23A0F" w:rsidRDefault="00D46DDF" w:rsidP="00B23A0F">
      <w:pPr>
        <w:pStyle w:val="l-choir-lrg"/>
      </w:pPr>
    </w:p>
    <w:p w14:paraId="13AADEFC" w14:textId="77777777" w:rsidR="00D46DDF" w:rsidRPr="00B23A0F" w:rsidRDefault="00D46DDF" w:rsidP="00B23A0F">
      <w:pPr>
        <w:pStyle w:val="l-choir-lrg"/>
      </w:pPr>
      <w:r w:rsidRPr="00B23A0F">
        <w:rPr>
          <w:rStyle w:val="sc"/>
          <w:rFonts w:ascii="Bookman Old Style" w:hAnsi="Bookman Old Style" w:cs="Times New Roman"/>
          <w:color w:val="44546A"/>
          <w:szCs w:val="24"/>
        </w:rPr>
        <w:t xml:space="preserve">Holy God, </w:t>
      </w:r>
      <w:r w:rsidR="00B62E66" w:rsidRPr="00B23A0F">
        <w:rPr>
          <w:rStyle w:val="sc"/>
          <w:rFonts w:ascii="Bookman Old Style" w:hAnsi="Bookman Old Style" w:cs="Times New Roman"/>
          <w:color w:val="44546A"/>
          <w:szCs w:val="24"/>
        </w:rPr>
        <w:t>Holy Mighty</w:t>
      </w:r>
      <w:r w:rsidRPr="00B23A0F">
        <w:rPr>
          <w:rStyle w:val="sc"/>
          <w:rFonts w:ascii="Bookman Old Style" w:hAnsi="Bookman Old Style" w:cs="Times New Roman"/>
          <w:color w:val="44546A"/>
          <w:szCs w:val="24"/>
        </w:rPr>
        <w:t>, Holy Immortal have mercy on us.</w:t>
      </w:r>
      <w:r w:rsidRPr="00B23A0F">
        <w:t xml:space="preserve"> </w:t>
      </w:r>
    </w:p>
    <w:p w14:paraId="1D39299D" w14:textId="77777777" w:rsidR="00D46DDF" w:rsidRPr="00D46DDF" w:rsidRDefault="00D46DDF" w:rsidP="00D46DDF"/>
    <w:p w14:paraId="34FE2B20" w14:textId="77777777" w:rsidR="00EE3921" w:rsidRPr="00B204EA" w:rsidRDefault="00D46DDF" w:rsidP="000F2D2B">
      <w:pPr>
        <w:pStyle w:val="l-rubric-lrg"/>
        <w:rPr>
          <w:b/>
          <w:bCs/>
        </w:rPr>
      </w:pPr>
      <w:r w:rsidRPr="003A0C99">
        <w:rPr>
          <w:rStyle w:val="spa"/>
          <w:sz w:val="32"/>
        </w:rPr>
        <w:br w:type="page"/>
      </w:r>
      <w:r w:rsidR="00EE3921" w:rsidRPr="00B204EA">
        <w:lastRenderedPageBreak/>
        <w:t>While the Trisagion is chanted, the priest saith this prayer:</w:t>
      </w:r>
      <w:r w:rsidR="00EE3921" w:rsidRPr="00B204EA">
        <w:rPr>
          <w:b/>
          <w:bCs/>
        </w:rPr>
        <w:t xml:space="preserve"> </w:t>
      </w:r>
    </w:p>
    <w:p w14:paraId="15C94238" w14:textId="77777777" w:rsidR="00EE3921" w:rsidRPr="00B204EA" w:rsidRDefault="00EE3921" w:rsidP="00467764">
      <w:pPr>
        <w:pStyle w:val="l-rubric-lrg"/>
        <w:jc w:val="center"/>
      </w:pPr>
      <w:bookmarkStart w:id="3" w:name="h11"/>
      <w:bookmarkEnd w:id="3"/>
      <w:r w:rsidRPr="00B204EA">
        <w:t>The Prayer of the Trisagion Hymn</w:t>
      </w:r>
    </w:p>
    <w:p w14:paraId="64FE1EC8" w14:textId="77777777" w:rsidR="00EE3921" w:rsidRPr="00A56D26" w:rsidRDefault="00EE3921" w:rsidP="00A56D26">
      <w:pPr>
        <w:pStyle w:val="l-rubric-lrg"/>
        <w:rPr>
          <w:rStyle w:val="sru"/>
          <w:b/>
          <w:bCs/>
          <w:i/>
          <w:iCs/>
          <w:color w:val="auto"/>
        </w:rPr>
      </w:pPr>
    </w:p>
    <w:p w14:paraId="5406B242" w14:textId="77777777" w:rsidR="000A015D" w:rsidRDefault="000A015D" w:rsidP="00C65A78">
      <w:pPr>
        <w:pStyle w:val="l-vlrg-silent-125-indented"/>
        <w:sectPr w:rsidR="000A015D" w:rsidSect="00CE71EC">
          <w:type w:val="continuous"/>
          <w:pgSz w:w="12240" w:h="15840" w:code="1"/>
          <w:pgMar w:top="432" w:right="432" w:bottom="432" w:left="432" w:header="720" w:footer="432" w:gutter="0"/>
          <w:cols w:space="720"/>
          <w:docGrid w:linePitch="360"/>
        </w:sectPr>
      </w:pPr>
    </w:p>
    <w:p w14:paraId="03EFC097" w14:textId="0CCDF397" w:rsidR="00D46DDF" w:rsidRPr="00B204EA" w:rsidRDefault="00EE3921" w:rsidP="00C65A78">
      <w:pPr>
        <w:pStyle w:val="l-vlrg-silent-125-indented"/>
      </w:pPr>
      <w:r>
        <w:t>Priest:</w:t>
      </w:r>
      <w:r w:rsidRPr="003A0C99">
        <w:t xml:space="preserve"> </w:t>
      </w:r>
      <w:r w:rsidRPr="00B204EA">
        <w:t xml:space="preserve">O Holy God, Who restest in the saints, Who art praised with the thrice-holy hymn by the Seraphim, and art glorified by the Cherubim, and art worshiped by all the heavenly hosts, Who from nonbeing hast brought all things into being, Who hast created man according to Thine image and likeness, and hast adorned him with Thine every gift; Who givest wisdom and understanding to him that </w:t>
      </w:r>
      <w:proofErr w:type="spellStart"/>
      <w:r w:rsidRPr="00B204EA">
        <w:t>asketh</w:t>
      </w:r>
      <w:proofErr w:type="spellEnd"/>
      <w:r w:rsidRPr="00B204EA">
        <w:t xml:space="preserve">, and Who </w:t>
      </w:r>
      <w:proofErr w:type="spellStart"/>
      <w:r w:rsidRPr="00B204EA">
        <w:t>disdainest</w:t>
      </w:r>
      <w:proofErr w:type="spellEnd"/>
      <w:r w:rsidRPr="00B204EA">
        <w:t xml:space="preserve"> not him that sinneth, but hast appointed repentance unto salvation; Who hast vouchsafed us, Thy lowly and unworthy servants, to stand even in </w:t>
      </w:r>
      <w:r w:rsidRPr="00B204EA">
        <w:t xml:space="preserve">this hour before the glory of Thy holy altar, and to offer the worship and glory due unto Thee: Do Thou Thyself, O Master, accept even from the lips of us sinners the thrice-holy hymn, and visit us in Thy goodness. </w:t>
      </w:r>
    </w:p>
    <w:p w14:paraId="1FBC23D8" w14:textId="77777777" w:rsidR="00B62E66" w:rsidRPr="00B204EA" w:rsidRDefault="00EE3921" w:rsidP="00C65A78">
      <w:pPr>
        <w:pStyle w:val="l-vlrg-silent-125-indented"/>
      </w:pPr>
      <w:r w:rsidRPr="003A0C99">
        <w:br/>
      </w:r>
      <w:r w:rsidRPr="00B204EA">
        <w:t xml:space="preserve">Pardon us every sin, voluntary and involuntary; sanctify our souls and bodies, and grant us to serve Thee in holiness all the days of our life, through the intercessions of the holy Theotokos, and of all the saints, who from ages past have been pleasing unto Thee. </w:t>
      </w:r>
    </w:p>
    <w:p w14:paraId="0D47D629" w14:textId="77777777" w:rsidR="000A015D" w:rsidRDefault="000A015D" w:rsidP="00C65A78">
      <w:pPr>
        <w:pStyle w:val="l-vlrg-prayer-125-indented"/>
        <w:sectPr w:rsidR="000A015D" w:rsidSect="00C64D47">
          <w:type w:val="continuous"/>
          <w:pgSz w:w="12240" w:h="15840" w:code="1"/>
          <w:pgMar w:top="432" w:right="432" w:bottom="432" w:left="432" w:header="720" w:footer="432" w:gutter="0"/>
          <w:cols w:num="2" w:sep="1" w:space="288"/>
          <w:docGrid w:linePitch="360"/>
        </w:sectPr>
      </w:pPr>
    </w:p>
    <w:p w14:paraId="0FB7D7C9" w14:textId="1FF175FB" w:rsidR="00B62E66" w:rsidRDefault="00B62E66" w:rsidP="00C65A78">
      <w:pPr>
        <w:pStyle w:val="l-vlrg-prayer-125-indented"/>
      </w:pPr>
    </w:p>
    <w:p w14:paraId="1ADDE3FB" w14:textId="77777777" w:rsidR="00EE3921" w:rsidRPr="00D0289A" w:rsidRDefault="00B204EA" w:rsidP="00C65A78">
      <w:pPr>
        <w:pStyle w:val="l-vlrg-prayer-125-indented"/>
        <w:rPr>
          <w:rStyle w:val="l-exclamation-15-lrgChar"/>
        </w:rPr>
      </w:pPr>
      <w:r w:rsidRPr="00467764">
        <w:rPr>
          <w:rStyle w:val="l-label-largeChar"/>
        </w:rPr>
        <w:t>Priest:</w:t>
      </w:r>
      <w:r>
        <w:t xml:space="preserve"> </w:t>
      </w:r>
      <w:r w:rsidR="00EE3921" w:rsidRPr="00D0289A">
        <w:rPr>
          <w:rStyle w:val="l-exclamation-15-lrgChar"/>
        </w:rPr>
        <w:t xml:space="preserve">For holy art Thou, O our God, and unto Thee do we send up glory: to the Father, and to the Son, and to the Holy Spirit, now and ever, and unto the ages of ages. </w:t>
      </w:r>
    </w:p>
    <w:p w14:paraId="67A67484" w14:textId="77777777" w:rsidR="00815F8A" w:rsidRPr="00B204EA" w:rsidRDefault="00815F8A" w:rsidP="000F2D2B">
      <w:pPr>
        <w:pStyle w:val="l-rubric-lrg"/>
      </w:pPr>
      <w:r w:rsidRPr="00B204EA">
        <w:t>When the prayer</w:t>
      </w:r>
      <w:r w:rsidR="00A11B35">
        <w:t xml:space="preserve"> </w:t>
      </w:r>
      <w:r w:rsidRPr="00B204EA">
        <w:t xml:space="preserve">is ended, both the priest and deacon themselves say the Trisagion Hymn, making together three bows before the Holy Table. Then the deacon saith to the Priest: </w:t>
      </w:r>
    </w:p>
    <w:p w14:paraId="77D0E675" w14:textId="77777777" w:rsidR="00D96EF9" w:rsidRDefault="00D96EF9" w:rsidP="003A0C99">
      <w:pPr>
        <w:pStyle w:val="sps"/>
        <w:rPr>
          <w:rStyle w:val="ssbi"/>
          <w:color w:val="C0C0C0"/>
          <w:sz w:val="28"/>
          <w:szCs w:val="28"/>
        </w:rPr>
      </w:pPr>
    </w:p>
    <w:p w14:paraId="24261609" w14:textId="77777777" w:rsidR="00815F8A" w:rsidRPr="00467764" w:rsidRDefault="00815F8A" w:rsidP="00C65A78">
      <w:pPr>
        <w:pStyle w:val="l-vlrg-silent-125-indented"/>
      </w:pPr>
      <w:r w:rsidRPr="00467764">
        <w:rPr>
          <w:rStyle w:val="l-label-largeChar"/>
        </w:rPr>
        <w:t>Deacon only:</w:t>
      </w:r>
      <w:r w:rsidRPr="00467764">
        <w:t xml:space="preserve"> Command, O Master. </w:t>
      </w:r>
    </w:p>
    <w:p w14:paraId="642810BD" w14:textId="77777777" w:rsidR="00815F8A" w:rsidRPr="00D96EF9" w:rsidRDefault="00815F8A" w:rsidP="000F2D2B">
      <w:pPr>
        <w:pStyle w:val="l-rubric-lrg"/>
      </w:pPr>
      <w:r w:rsidRPr="00B204EA">
        <w:t>And they proceed to the high place; and the priest, as he goeth, saith:</w:t>
      </w:r>
    </w:p>
    <w:p w14:paraId="701708B6" w14:textId="77777777" w:rsidR="00D96EF9" w:rsidRDefault="00D96EF9" w:rsidP="000F2D2B">
      <w:pPr>
        <w:pStyle w:val="l-rubric-lrg"/>
        <w:rPr>
          <w:rStyle w:val="ssbi"/>
        </w:rPr>
      </w:pPr>
    </w:p>
    <w:p w14:paraId="3EB61718" w14:textId="77777777" w:rsidR="00B204EA" w:rsidRPr="00467764" w:rsidRDefault="00815F8A" w:rsidP="00C65A78">
      <w:pPr>
        <w:pStyle w:val="l-vlrg-silent-125-indented"/>
      </w:pPr>
      <w:r w:rsidRPr="00467764">
        <w:rPr>
          <w:rStyle w:val="l-label-largeChar"/>
        </w:rPr>
        <w:t xml:space="preserve">Priest: </w:t>
      </w:r>
      <w:r w:rsidRPr="00467764">
        <w:t>Blessed is he that cometh in the name of the Lord.</w:t>
      </w:r>
    </w:p>
    <w:p w14:paraId="6AA0B9A0" w14:textId="69748FE8" w:rsidR="00815F8A" w:rsidRPr="00467764" w:rsidRDefault="00815F8A" w:rsidP="00C65A78">
      <w:pPr>
        <w:pStyle w:val="l-vlrg-silent-125-indented"/>
      </w:pPr>
      <w:r w:rsidRPr="00467764">
        <w:rPr>
          <w:rStyle w:val="l-label-largeChar"/>
        </w:rPr>
        <w:t>Deacon only</w:t>
      </w:r>
      <w:r w:rsidRPr="00467764">
        <w:rPr>
          <w:rStyle w:val="ssbi"/>
        </w:rPr>
        <w:t xml:space="preserve">: </w:t>
      </w:r>
      <w:r w:rsidRPr="00467764">
        <w:t xml:space="preserve">Bless, Master, the High Throne. </w:t>
      </w:r>
    </w:p>
    <w:p w14:paraId="32FE1B06" w14:textId="77777777" w:rsidR="00815F8A" w:rsidRPr="00B204EA" w:rsidRDefault="00815F8A" w:rsidP="000F2D2B">
      <w:pPr>
        <w:pStyle w:val="l-rubric-lrg"/>
      </w:pPr>
      <w:r w:rsidRPr="00B204EA">
        <w:t>And the priest, blessing, sayeth:</w:t>
      </w:r>
    </w:p>
    <w:p w14:paraId="21211BEF" w14:textId="37C1ADE5" w:rsidR="000A015D" w:rsidRDefault="00815F8A" w:rsidP="00C65A78">
      <w:pPr>
        <w:pStyle w:val="l-vlrg-silent-125-indented"/>
        <w:rPr>
          <w:rStyle w:val="l-label-largeChar"/>
        </w:rPr>
      </w:pPr>
      <w:r w:rsidRPr="00467764">
        <w:rPr>
          <w:rStyle w:val="l-label-largeChar"/>
        </w:rPr>
        <w:t>Priest:</w:t>
      </w:r>
      <w:r w:rsidRPr="003A0C99">
        <w:rPr>
          <w:b/>
          <w:bCs/>
          <w:i/>
          <w:iCs/>
        </w:rPr>
        <w:t xml:space="preserve"> </w:t>
      </w:r>
      <w:r w:rsidRPr="003A0C99">
        <w:t xml:space="preserve">Blessed art Thou on the Throne of the glory of Thy Kingdom, Thou that sittest on the Cherubim: always, now and ever, and unto the ages of ages. </w:t>
      </w:r>
      <w:r w:rsidR="000A015D">
        <w:rPr>
          <w:rStyle w:val="l-label-largeChar"/>
        </w:rPr>
        <w:t xml:space="preserve">    </w:t>
      </w:r>
    </w:p>
    <w:p w14:paraId="595F7E3C" w14:textId="23C6EA8E" w:rsidR="00815F8A" w:rsidRPr="003A0C99" w:rsidRDefault="00815F8A" w:rsidP="00C65A78">
      <w:pPr>
        <w:pStyle w:val="l-vlrg-silent-125-indented"/>
      </w:pPr>
      <w:r w:rsidRPr="00467764">
        <w:rPr>
          <w:rStyle w:val="l-label-largeChar"/>
        </w:rPr>
        <w:t>Deacon:</w:t>
      </w:r>
      <w:r w:rsidRPr="003A0C99">
        <w:t xml:space="preserve"> Amen. </w:t>
      </w:r>
    </w:p>
    <w:p w14:paraId="3F7AA175" w14:textId="77777777" w:rsidR="00D96EF9" w:rsidRPr="00B204EA" w:rsidRDefault="00815F8A" w:rsidP="000F2D2B">
      <w:pPr>
        <w:pStyle w:val="l-rubric-lrg"/>
      </w:pPr>
      <w:r w:rsidRPr="00B204EA">
        <w:t xml:space="preserve">It is to be noted that it is not proper for the priest to go up onto the high place, nor to sit thereon, but to sit on the South side of the high throne. </w:t>
      </w:r>
    </w:p>
    <w:p w14:paraId="5E90E14A" w14:textId="77777777" w:rsidR="00D96EF9" w:rsidRPr="00B204EA" w:rsidRDefault="00D96EF9" w:rsidP="000F2D2B">
      <w:pPr>
        <w:pStyle w:val="l-rubric-lrg"/>
      </w:pPr>
    </w:p>
    <w:p w14:paraId="771FC146" w14:textId="77777777" w:rsidR="00815F8A" w:rsidRPr="00B204EA" w:rsidRDefault="00815F8A" w:rsidP="000F2D2B">
      <w:pPr>
        <w:pStyle w:val="l-rubric-lrg"/>
      </w:pPr>
      <w:r w:rsidRPr="00B204EA">
        <w:t>And upon the conclusion of the Trisagion, the deacon, having come toward the holy doors, saith:</w:t>
      </w:r>
    </w:p>
    <w:p w14:paraId="1846A221" w14:textId="77777777" w:rsidR="00B6214E" w:rsidRPr="00341DD3" w:rsidRDefault="00D96EF9" w:rsidP="00D96EF9">
      <w:pPr>
        <w:pStyle w:val="Heading1"/>
        <w:rPr>
          <w:rFonts w:ascii="Arial" w:hAnsi="Arial" w:cs="Arial"/>
          <w:b/>
          <w:bCs/>
          <w:i/>
          <w:color w:val="FF0000"/>
          <w:sz w:val="28"/>
          <w:szCs w:val="28"/>
        </w:rPr>
      </w:pPr>
      <w:r>
        <w:rPr>
          <w:sz w:val="28"/>
        </w:rPr>
        <w:br w:type="page"/>
      </w:r>
      <w:r w:rsidR="00B6214E" w:rsidRPr="00341DD3">
        <w:rPr>
          <w:rFonts w:ascii="Arial" w:hAnsi="Arial" w:cs="Arial"/>
          <w:i/>
          <w:color w:val="FF0000"/>
          <w:sz w:val="28"/>
          <w:szCs w:val="28"/>
        </w:rPr>
        <w:lastRenderedPageBreak/>
        <w:t>The Epistle</w:t>
      </w:r>
    </w:p>
    <w:p w14:paraId="4BD27964" w14:textId="77777777" w:rsidR="000A015D" w:rsidRDefault="000A015D" w:rsidP="005C70D1">
      <w:pPr>
        <w:pStyle w:val="l-prayer-15-lrg"/>
        <w:rPr>
          <w:rStyle w:val="l-label-largeChar"/>
        </w:rPr>
        <w:sectPr w:rsidR="000A015D" w:rsidSect="00CE71EC">
          <w:type w:val="continuous"/>
          <w:pgSz w:w="12240" w:h="15840" w:code="1"/>
          <w:pgMar w:top="432" w:right="432" w:bottom="432" w:left="432" w:header="720" w:footer="432" w:gutter="0"/>
          <w:cols w:space="720"/>
          <w:docGrid w:linePitch="360"/>
        </w:sectPr>
      </w:pPr>
    </w:p>
    <w:p w14:paraId="68C67DAA" w14:textId="0E396B35" w:rsidR="00B6214E" w:rsidRPr="00D0289A" w:rsidRDefault="00B6214E" w:rsidP="00C65A78">
      <w:pPr>
        <w:pStyle w:val="l-vlrg-prayer-125-indented"/>
        <w:rPr>
          <w:rStyle w:val="l-exclamation-15-lrgChar"/>
        </w:rPr>
      </w:pPr>
      <w:r w:rsidRPr="000F2D2B">
        <w:rPr>
          <w:rStyle w:val="l-label-largeChar"/>
        </w:rPr>
        <w:t>Deacon or Priest:</w:t>
      </w:r>
      <w:r w:rsidRPr="006B30DC">
        <w:t xml:space="preserve"> </w:t>
      </w:r>
      <w:r w:rsidRPr="00D0289A">
        <w:rPr>
          <w:rStyle w:val="l-exclamation-15-lrgChar"/>
        </w:rPr>
        <w:t>Let us attend.</w:t>
      </w:r>
    </w:p>
    <w:p w14:paraId="21CFCD02" w14:textId="77777777" w:rsidR="00B204EA" w:rsidRDefault="00B204EA" w:rsidP="00C65A78">
      <w:pPr>
        <w:pStyle w:val="l-vlrg-prayer-125-indented"/>
      </w:pPr>
    </w:p>
    <w:p w14:paraId="3BF88EEF" w14:textId="77777777" w:rsidR="00B6214E" w:rsidRPr="00D0289A" w:rsidRDefault="00B6214E" w:rsidP="00C65A78">
      <w:pPr>
        <w:pStyle w:val="l-vlrg-prayer-125-indented"/>
        <w:rPr>
          <w:rStyle w:val="l-exclamation-15-lrgChar"/>
        </w:rPr>
      </w:pPr>
      <w:r w:rsidRPr="000F2D2B">
        <w:rPr>
          <w:rStyle w:val="l-label-largeChar"/>
        </w:rPr>
        <w:t>Priest or Bishop:</w:t>
      </w:r>
      <w:r w:rsidRPr="006B30DC">
        <w:t xml:space="preserve"> </w:t>
      </w:r>
      <w:r w:rsidRPr="00D0289A">
        <w:rPr>
          <w:rStyle w:val="l-exclamation-15-lrgChar"/>
        </w:rPr>
        <w:t>Peace be unto all.</w:t>
      </w:r>
    </w:p>
    <w:p w14:paraId="49902C0F" w14:textId="77777777" w:rsidR="00B204EA" w:rsidRDefault="00B204EA" w:rsidP="00C65A78">
      <w:pPr>
        <w:pStyle w:val="l-vlrg-prayer-125-indented"/>
      </w:pPr>
    </w:p>
    <w:p w14:paraId="3AF70EFF" w14:textId="77777777" w:rsidR="00B6214E" w:rsidRPr="006B30DC" w:rsidRDefault="00B6214E" w:rsidP="00C65A78">
      <w:pPr>
        <w:pStyle w:val="l-vlrg-prayer-125-indented"/>
      </w:pPr>
      <w:r w:rsidRPr="000F2D2B">
        <w:rPr>
          <w:rStyle w:val="l-label-largeChar"/>
        </w:rPr>
        <w:t>Reader:</w:t>
      </w:r>
      <w:r w:rsidRPr="006B30DC">
        <w:t xml:space="preserve"> And to thy spirit.</w:t>
      </w:r>
    </w:p>
    <w:p w14:paraId="3307146B" w14:textId="77777777" w:rsidR="00B204EA" w:rsidRDefault="00B204EA" w:rsidP="00C65A78">
      <w:pPr>
        <w:pStyle w:val="l-vlrg-prayer-125-indented"/>
      </w:pPr>
    </w:p>
    <w:p w14:paraId="31A72729" w14:textId="77777777" w:rsidR="00B6214E" w:rsidRPr="00D0289A" w:rsidRDefault="00B6214E" w:rsidP="00C65A78">
      <w:pPr>
        <w:pStyle w:val="l-vlrg-prayer-125-indented"/>
        <w:rPr>
          <w:rStyle w:val="l-exclamation-15-lrgChar"/>
        </w:rPr>
      </w:pPr>
      <w:r w:rsidRPr="000F2D2B">
        <w:rPr>
          <w:rStyle w:val="l-label-largeChar"/>
        </w:rPr>
        <w:t>Deacon or Priest:</w:t>
      </w:r>
      <w:r w:rsidRPr="006B30DC">
        <w:t xml:space="preserve"> </w:t>
      </w:r>
      <w:r w:rsidRPr="00D0289A">
        <w:rPr>
          <w:rStyle w:val="l-exclamation-15-lrgChar"/>
        </w:rPr>
        <w:t>Wisdom!</w:t>
      </w:r>
    </w:p>
    <w:p w14:paraId="74962503" w14:textId="77777777" w:rsidR="00B204EA" w:rsidRDefault="00B204EA" w:rsidP="00C65A78">
      <w:pPr>
        <w:pStyle w:val="l-vlrg-prayer-125-indented"/>
      </w:pPr>
    </w:p>
    <w:p w14:paraId="3F16CB1E" w14:textId="77777777" w:rsidR="00B6214E" w:rsidRPr="00467764" w:rsidRDefault="00B6214E" w:rsidP="00C65A78">
      <w:pPr>
        <w:pStyle w:val="l-vlrg-prayer-125-indented"/>
        <w:rPr>
          <w:rStyle w:val="l-rubric-lrgChar"/>
        </w:rPr>
      </w:pPr>
      <w:r w:rsidRPr="000F2D2B">
        <w:rPr>
          <w:rStyle w:val="l-label-largeChar"/>
        </w:rPr>
        <w:t>Reader:</w:t>
      </w:r>
      <w:r w:rsidRPr="006B30DC">
        <w:t xml:space="preserve"> The </w:t>
      </w:r>
      <w:proofErr w:type="spellStart"/>
      <w:r w:rsidRPr="006B30DC">
        <w:t>Prokimenon</w:t>
      </w:r>
      <w:proofErr w:type="spellEnd"/>
      <w:r w:rsidRPr="006B30DC">
        <w:t xml:space="preserve"> in the </w:t>
      </w:r>
      <w:r w:rsidRPr="00B23A0F">
        <w:rPr>
          <w:rStyle w:val="l-rubric-lrgChar"/>
        </w:rPr>
        <w:t>___</w:t>
      </w:r>
      <w:r w:rsidRPr="006B30DC">
        <w:t xml:space="preserve">Tone: </w:t>
      </w:r>
      <w:r w:rsidRPr="00467764">
        <w:rPr>
          <w:rStyle w:val="l-rubric-lrgChar"/>
        </w:rPr>
        <w:t xml:space="preserve">(And he gives the words of the </w:t>
      </w:r>
      <w:proofErr w:type="spellStart"/>
      <w:r w:rsidRPr="00467764">
        <w:rPr>
          <w:rStyle w:val="l-rubric-lrgChar"/>
        </w:rPr>
        <w:t>Prokimenon</w:t>
      </w:r>
      <w:proofErr w:type="spellEnd"/>
      <w:r w:rsidRPr="00467764">
        <w:rPr>
          <w:rStyle w:val="l-rubric-lrgChar"/>
        </w:rPr>
        <w:t xml:space="preserve">. </w:t>
      </w:r>
      <w:r w:rsidR="00603DC2">
        <w:rPr>
          <w:rStyle w:val="l-rubric-lrgChar"/>
        </w:rPr>
        <w:t>&amp; then t</w:t>
      </w:r>
      <w:r w:rsidRPr="00467764">
        <w:rPr>
          <w:rStyle w:val="l-rubric-lrgChar"/>
        </w:rPr>
        <w:t>he Choir chant</w:t>
      </w:r>
      <w:r w:rsidR="00603DC2">
        <w:rPr>
          <w:rStyle w:val="l-rubric-lrgChar"/>
        </w:rPr>
        <w:t>s</w:t>
      </w:r>
      <w:r w:rsidRPr="00467764">
        <w:rPr>
          <w:rStyle w:val="l-rubric-lrgChar"/>
        </w:rPr>
        <w:t xml:space="preserve"> it.)</w:t>
      </w:r>
    </w:p>
    <w:p w14:paraId="687B0E72" w14:textId="77777777" w:rsidR="00B204EA" w:rsidRDefault="00B204EA" w:rsidP="00C65A78">
      <w:pPr>
        <w:pStyle w:val="l-vlrg-prayer-125-indented"/>
      </w:pPr>
    </w:p>
    <w:p w14:paraId="53E60F5E" w14:textId="77777777" w:rsidR="00603DC2" w:rsidRDefault="00B6214E" w:rsidP="00C65A78">
      <w:pPr>
        <w:pStyle w:val="l-vlrg-prayer-125-indented"/>
      </w:pPr>
      <w:r w:rsidRPr="000F2D2B">
        <w:rPr>
          <w:rStyle w:val="l-label-largeChar"/>
        </w:rPr>
        <w:t>Reader:</w:t>
      </w:r>
      <w:r w:rsidRPr="006B30DC">
        <w:t xml:space="preserve"> </w:t>
      </w:r>
      <w:r w:rsidRPr="005C70D1">
        <w:rPr>
          <w:rStyle w:val="l-rubric-lrgChar"/>
        </w:rPr>
        <w:t>Stichos.</w:t>
      </w:r>
      <w:r w:rsidRPr="006B30DC">
        <w:t xml:space="preserve"> </w:t>
      </w:r>
    </w:p>
    <w:p w14:paraId="3BE86ED4" w14:textId="77777777" w:rsidR="00603DC2" w:rsidRDefault="00603DC2" w:rsidP="00C65A78">
      <w:pPr>
        <w:pStyle w:val="l-vlrg-prayer-125-indented"/>
      </w:pPr>
    </w:p>
    <w:p w14:paraId="5EF08126" w14:textId="77777777" w:rsidR="00B6214E" w:rsidRPr="00467764" w:rsidRDefault="00B6214E" w:rsidP="005C70D1">
      <w:pPr>
        <w:pStyle w:val="l-prayer-15-lrg"/>
        <w:rPr>
          <w:rStyle w:val="l-rubric-lrgChar"/>
        </w:rPr>
      </w:pPr>
      <w:r w:rsidRPr="00467764">
        <w:rPr>
          <w:rStyle w:val="l-rubric-lrgChar"/>
        </w:rPr>
        <w:t>The Choir repeat</w:t>
      </w:r>
      <w:r w:rsidR="00467764">
        <w:rPr>
          <w:rStyle w:val="l-rubric-lrgChar"/>
        </w:rPr>
        <w:t>s</w:t>
      </w:r>
      <w:r w:rsidRPr="00467764">
        <w:rPr>
          <w:rStyle w:val="l-rubric-lrgChar"/>
        </w:rPr>
        <w:t xml:space="preserve"> the </w:t>
      </w:r>
      <w:proofErr w:type="spellStart"/>
      <w:r w:rsidRPr="00467764">
        <w:rPr>
          <w:rStyle w:val="l-rubric-lrgChar"/>
        </w:rPr>
        <w:t>Prokimenon</w:t>
      </w:r>
      <w:proofErr w:type="spellEnd"/>
      <w:r w:rsidRPr="00467764">
        <w:rPr>
          <w:rStyle w:val="l-rubric-lrgChar"/>
        </w:rPr>
        <w:t>.</w:t>
      </w:r>
    </w:p>
    <w:p w14:paraId="4B97693E" w14:textId="77777777" w:rsidR="00B204EA" w:rsidRDefault="00B204EA" w:rsidP="00C65A78">
      <w:pPr>
        <w:pStyle w:val="l-vlrg-prayer-125-indented"/>
      </w:pPr>
    </w:p>
    <w:p w14:paraId="0AAD5295" w14:textId="77777777" w:rsidR="00B6214E" w:rsidRPr="00467764" w:rsidRDefault="00B6214E" w:rsidP="00C65A78">
      <w:pPr>
        <w:pStyle w:val="l-vlrg-prayer-125-indented"/>
        <w:rPr>
          <w:rStyle w:val="l-rubric-lrgChar"/>
        </w:rPr>
      </w:pPr>
      <w:r w:rsidRPr="000F2D2B">
        <w:rPr>
          <w:rStyle w:val="l-label-largeChar"/>
        </w:rPr>
        <w:t>Reader:</w:t>
      </w:r>
      <w:r w:rsidRPr="006B30DC">
        <w:t xml:space="preserve"> In the </w:t>
      </w:r>
      <w:r w:rsidRPr="00B23A0F">
        <w:rPr>
          <w:rStyle w:val="l-rubric-lrgChar"/>
        </w:rPr>
        <w:t>___</w:t>
      </w:r>
      <w:r w:rsidRPr="006B30DC">
        <w:t xml:space="preserve">Tone: </w:t>
      </w:r>
      <w:r w:rsidRPr="00467764">
        <w:rPr>
          <w:rStyle w:val="l-rubric-lrgChar"/>
        </w:rPr>
        <w:t xml:space="preserve">(And he gives the second </w:t>
      </w:r>
      <w:proofErr w:type="spellStart"/>
      <w:r w:rsidRPr="00467764">
        <w:rPr>
          <w:rStyle w:val="l-rubric-lrgChar"/>
        </w:rPr>
        <w:t>prokimenon</w:t>
      </w:r>
      <w:proofErr w:type="spellEnd"/>
      <w:r w:rsidRPr="00467764">
        <w:rPr>
          <w:rStyle w:val="l-rubric-lrgChar"/>
        </w:rPr>
        <w:t xml:space="preserve">.) (Or, if there be only one </w:t>
      </w:r>
      <w:proofErr w:type="spellStart"/>
      <w:r w:rsidRPr="00467764">
        <w:rPr>
          <w:rStyle w:val="l-rubric-lrgChar"/>
        </w:rPr>
        <w:t>prokimenon</w:t>
      </w:r>
      <w:proofErr w:type="spellEnd"/>
      <w:r w:rsidRPr="00467764">
        <w:rPr>
          <w:rStyle w:val="l-rubric-lrgChar"/>
        </w:rPr>
        <w:t xml:space="preserve">, he may give a second stichos; otherwise he will give the first half of the </w:t>
      </w:r>
      <w:proofErr w:type="spellStart"/>
      <w:r w:rsidRPr="00467764">
        <w:rPr>
          <w:rStyle w:val="l-rubric-lrgChar"/>
        </w:rPr>
        <w:t>prokimenon</w:t>
      </w:r>
      <w:proofErr w:type="spellEnd"/>
      <w:r w:rsidRPr="00467764">
        <w:rPr>
          <w:rStyle w:val="l-rubric-lrgChar"/>
        </w:rPr>
        <w:t>, and Choir chant the second half.)</w:t>
      </w:r>
    </w:p>
    <w:p w14:paraId="3645D68D" w14:textId="77777777" w:rsidR="00B204EA" w:rsidRDefault="00B204EA" w:rsidP="00C65A78">
      <w:pPr>
        <w:pStyle w:val="l-vlrg-prayer-125-indented"/>
      </w:pPr>
    </w:p>
    <w:p w14:paraId="3044B072" w14:textId="77777777" w:rsidR="00B6214E" w:rsidRPr="006B30DC" w:rsidRDefault="00B6214E" w:rsidP="00C65A78">
      <w:pPr>
        <w:pStyle w:val="l-vlrg-prayer-125-indented"/>
      </w:pPr>
      <w:r w:rsidRPr="000F2D2B">
        <w:rPr>
          <w:rStyle w:val="l-label-largeChar"/>
        </w:rPr>
        <w:t>Deacon or Priest:</w:t>
      </w:r>
      <w:r w:rsidRPr="006B30DC">
        <w:t xml:space="preserve"> </w:t>
      </w:r>
      <w:r w:rsidRPr="00D0289A">
        <w:rPr>
          <w:rStyle w:val="l-exclamation-15-lrgChar"/>
        </w:rPr>
        <w:t>Wisdom!</w:t>
      </w:r>
    </w:p>
    <w:p w14:paraId="5631DB5B" w14:textId="77777777" w:rsidR="00B204EA" w:rsidRDefault="00B204EA" w:rsidP="00C65A78">
      <w:pPr>
        <w:pStyle w:val="l-vlrg-prayer-125-indented"/>
      </w:pPr>
    </w:p>
    <w:p w14:paraId="51B91902" w14:textId="77777777" w:rsidR="00B6214E" w:rsidRPr="00467764" w:rsidRDefault="00B6214E" w:rsidP="00C65A78">
      <w:pPr>
        <w:pStyle w:val="l-vlrg-prayer-125-indented"/>
        <w:rPr>
          <w:rStyle w:val="l-rubric-lrgChar"/>
        </w:rPr>
      </w:pPr>
      <w:r w:rsidRPr="000F2D2B">
        <w:rPr>
          <w:rStyle w:val="l-label-largeChar"/>
        </w:rPr>
        <w:t xml:space="preserve">Reader: </w:t>
      </w:r>
      <w:r w:rsidRPr="006B30DC">
        <w:t>The Reading from</w:t>
      </w:r>
      <w:r w:rsidRPr="00467764">
        <w:rPr>
          <w:rStyle w:val="l-rubric-lrgChar"/>
        </w:rPr>
        <w:t xml:space="preserve">:-(the Acts of the Holy Apostles, or: the catholic Epistle of N., or: </w:t>
      </w:r>
      <w:r w:rsidR="002E77BD" w:rsidRPr="00467764">
        <w:rPr>
          <w:rStyle w:val="l-rubric-lrgChar"/>
        </w:rPr>
        <w:t>The</w:t>
      </w:r>
      <w:r w:rsidRPr="00467764">
        <w:rPr>
          <w:rStyle w:val="l-rubric-lrgChar"/>
        </w:rPr>
        <w:t xml:space="preserve"> Epistle of the holy Apostle Paul to the N.)</w:t>
      </w:r>
    </w:p>
    <w:p w14:paraId="45015198" w14:textId="77777777" w:rsidR="00B204EA" w:rsidRDefault="00B204EA" w:rsidP="00C65A78">
      <w:pPr>
        <w:pStyle w:val="l-vlrg-prayer-125-indented"/>
      </w:pPr>
    </w:p>
    <w:p w14:paraId="5EA41553" w14:textId="77777777" w:rsidR="00B6214E" w:rsidRPr="00D0289A" w:rsidRDefault="00B6214E" w:rsidP="00C65A78">
      <w:pPr>
        <w:pStyle w:val="l-vlrg-prayer-125-indented"/>
        <w:rPr>
          <w:rStyle w:val="l-exclamation-15-lrgChar"/>
        </w:rPr>
      </w:pPr>
      <w:r w:rsidRPr="000F2D2B">
        <w:rPr>
          <w:rStyle w:val="l-label-largeChar"/>
        </w:rPr>
        <w:t>Deacon or Priest:</w:t>
      </w:r>
      <w:r w:rsidRPr="006B30DC">
        <w:t xml:space="preserve"> </w:t>
      </w:r>
      <w:r w:rsidRPr="00D0289A">
        <w:rPr>
          <w:rStyle w:val="l-exclamation-15-lrgChar"/>
        </w:rPr>
        <w:t>Let us attend.</w:t>
      </w:r>
    </w:p>
    <w:p w14:paraId="57D2FA93" w14:textId="77777777" w:rsidR="00B204EA" w:rsidRDefault="00B204EA" w:rsidP="00C65A78">
      <w:pPr>
        <w:pStyle w:val="l-vlrg-prayer-125-indented"/>
      </w:pPr>
    </w:p>
    <w:p w14:paraId="53E3C90B" w14:textId="77777777" w:rsidR="00D96EF9" w:rsidRPr="00467764" w:rsidRDefault="00B6214E" w:rsidP="00C65A78">
      <w:pPr>
        <w:pStyle w:val="l-vlrg-prayer-125-indented"/>
        <w:rPr>
          <w:rStyle w:val="l-rubric-lrgChar"/>
        </w:rPr>
      </w:pPr>
      <w:r w:rsidRPr="000F2D2B">
        <w:rPr>
          <w:rStyle w:val="l-label-largeChar"/>
        </w:rPr>
        <w:t>Reader:</w:t>
      </w:r>
      <w:r w:rsidRPr="006B30DC">
        <w:t xml:space="preserve"> </w:t>
      </w:r>
      <w:r w:rsidRPr="00495562">
        <w:t>If it be from the Acts:</w:t>
      </w:r>
      <w:r w:rsidRPr="006B30DC">
        <w:t xml:space="preserve"> In those days...</w:t>
      </w:r>
      <w:r w:rsidR="00D96EF9">
        <w:t xml:space="preserve">, </w:t>
      </w:r>
      <w:r w:rsidRPr="00495562">
        <w:t>If it be from the Epistles of St. John:</w:t>
      </w:r>
      <w:r w:rsidRPr="006B30DC">
        <w:t xml:space="preserve"> Beloved...</w:t>
      </w:r>
      <w:r w:rsidR="00D96EF9">
        <w:t xml:space="preserve">, </w:t>
      </w:r>
      <w:r w:rsidRPr="00467764">
        <w:rPr>
          <w:rStyle w:val="l-rubric-lrgChar"/>
        </w:rPr>
        <w:t>If it be from the Epistles of St. Paul: Brethren...</w:t>
      </w:r>
      <w:r w:rsidR="00D96EF9" w:rsidRPr="00467764">
        <w:rPr>
          <w:rStyle w:val="l-rubric-lrgChar"/>
        </w:rPr>
        <w:t xml:space="preserve">, </w:t>
      </w:r>
      <w:r w:rsidRPr="00467764">
        <w:rPr>
          <w:rStyle w:val="l-rubric-lrgChar"/>
        </w:rPr>
        <w:t>or: My son Timothy...</w:t>
      </w:r>
    </w:p>
    <w:p w14:paraId="46EEF4C9" w14:textId="77777777" w:rsidR="000A015D" w:rsidRDefault="000A015D" w:rsidP="00467764">
      <w:pPr>
        <w:pStyle w:val="l-rubric-lrg"/>
        <w:sectPr w:rsidR="000A015D" w:rsidSect="00C64D47">
          <w:type w:val="continuous"/>
          <w:pgSz w:w="12240" w:h="15840" w:code="1"/>
          <w:pgMar w:top="432" w:right="432" w:bottom="432" w:left="432" w:header="720" w:footer="432" w:gutter="0"/>
          <w:cols w:num="2" w:sep="1" w:space="288"/>
          <w:docGrid w:linePitch="360"/>
        </w:sectPr>
      </w:pPr>
    </w:p>
    <w:p w14:paraId="7708B8AB" w14:textId="77777777" w:rsidR="000A015D" w:rsidRDefault="000A015D" w:rsidP="005C70D1">
      <w:pPr>
        <w:pStyle w:val="l-prayer-15-lrg"/>
        <w:rPr>
          <w:rStyle w:val="l-label-largeChar"/>
        </w:rPr>
      </w:pPr>
    </w:p>
    <w:p w14:paraId="3DAAE27E" w14:textId="77777777" w:rsidR="000A015D" w:rsidRDefault="000A015D">
      <w:pPr>
        <w:spacing w:line="240" w:lineRule="auto"/>
        <w:rPr>
          <w:rFonts w:ascii="Times New Roman" w:eastAsia="Times New Roman" w:hAnsi="Times New Roman" w:cs="Times New Roman"/>
          <w:i/>
          <w:iCs/>
          <w:color w:val="FF0000"/>
          <w:sz w:val="28"/>
          <w:szCs w:val="28"/>
        </w:rPr>
      </w:pPr>
      <w:r>
        <w:br w:type="page"/>
      </w:r>
    </w:p>
    <w:p w14:paraId="7EB3BEE1" w14:textId="49F7ACBE" w:rsidR="000A015D" w:rsidRPr="00495562" w:rsidRDefault="000A015D" w:rsidP="000A015D">
      <w:pPr>
        <w:pStyle w:val="l-rubric-lrg"/>
      </w:pPr>
      <w:r w:rsidRPr="00495562">
        <w:lastRenderedPageBreak/>
        <w:t>And when the Epistle is concluded:</w:t>
      </w:r>
    </w:p>
    <w:p w14:paraId="07B8405D" w14:textId="77777777" w:rsidR="000A015D" w:rsidRDefault="000A015D" w:rsidP="005C70D1">
      <w:pPr>
        <w:pStyle w:val="l-prayer-15-lrg"/>
        <w:rPr>
          <w:rStyle w:val="l-label-largeChar"/>
        </w:rPr>
        <w:sectPr w:rsidR="000A015D" w:rsidSect="00CE71EC">
          <w:type w:val="continuous"/>
          <w:pgSz w:w="12240" w:h="15840" w:code="1"/>
          <w:pgMar w:top="432" w:right="432" w:bottom="432" w:left="432" w:header="720" w:footer="432" w:gutter="0"/>
          <w:cols w:space="720"/>
          <w:docGrid w:linePitch="360"/>
        </w:sectPr>
      </w:pPr>
    </w:p>
    <w:p w14:paraId="5EAF1B36" w14:textId="153AB180" w:rsidR="000A015D" w:rsidRDefault="000A015D" w:rsidP="005C70D1">
      <w:pPr>
        <w:pStyle w:val="l-prayer-15-lrg"/>
        <w:rPr>
          <w:rStyle w:val="l-label-largeChar"/>
        </w:rPr>
      </w:pPr>
    </w:p>
    <w:p w14:paraId="418156D1" w14:textId="24A16512" w:rsidR="00495562" w:rsidRPr="00D0289A" w:rsidRDefault="00B6214E" w:rsidP="00C65A78">
      <w:pPr>
        <w:pStyle w:val="l-vlrg-prayer-125-indented"/>
        <w:rPr>
          <w:rStyle w:val="l-exclamation-15-lrgChar"/>
        </w:rPr>
      </w:pPr>
      <w:r w:rsidRPr="000F2D2B">
        <w:rPr>
          <w:rStyle w:val="l-label-largeChar"/>
        </w:rPr>
        <w:t>Priest or Bishop:</w:t>
      </w:r>
      <w:r w:rsidRPr="006B30DC">
        <w:t xml:space="preserve"> </w:t>
      </w:r>
      <w:r w:rsidRPr="00D0289A">
        <w:rPr>
          <w:rStyle w:val="l-exclamation-15-lrgChar"/>
        </w:rPr>
        <w:t>Peace be unto thee.</w:t>
      </w:r>
    </w:p>
    <w:p w14:paraId="19EC66B2" w14:textId="77777777" w:rsidR="00B204EA" w:rsidRDefault="00B204EA" w:rsidP="00C65A78">
      <w:pPr>
        <w:pStyle w:val="l-vlrg-prayer-125-indented"/>
      </w:pPr>
    </w:p>
    <w:p w14:paraId="1D2C7B2E" w14:textId="77777777" w:rsidR="00B6214E" w:rsidRPr="00467764" w:rsidRDefault="00B6214E" w:rsidP="00C65A78">
      <w:pPr>
        <w:pStyle w:val="l-vlrg-prayer-125-indented"/>
        <w:rPr>
          <w:rStyle w:val="l-rubric-lrgChar"/>
        </w:rPr>
      </w:pPr>
      <w:r w:rsidRPr="000F2D2B">
        <w:rPr>
          <w:rStyle w:val="l-label-largeChar"/>
        </w:rPr>
        <w:t xml:space="preserve">Reader: </w:t>
      </w:r>
      <w:r w:rsidRPr="006B30DC">
        <w:t xml:space="preserve">Alleluia in the </w:t>
      </w:r>
      <w:r w:rsidRPr="00467764">
        <w:rPr>
          <w:rStyle w:val="l-rubric-lrgChar"/>
        </w:rPr>
        <w:t>__</w:t>
      </w:r>
      <w:r w:rsidRPr="006B30DC">
        <w:t xml:space="preserve"> Tone</w:t>
      </w:r>
      <w:r w:rsidRPr="00467764">
        <w:rPr>
          <w:rStyle w:val="l-rubric-lrgChar"/>
        </w:rPr>
        <w:t xml:space="preserve">. (If there be two </w:t>
      </w:r>
      <w:proofErr w:type="spellStart"/>
      <w:r w:rsidRPr="00467764">
        <w:rPr>
          <w:rStyle w:val="l-rubric-lrgChar"/>
        </w:rPr>
        <w:t>prokimena</w:t>
      </w:r>
      <w:proofErr w:type="spellEnd"/>
      <w:r w:rsidRPr="00467764">
        <w:rPr>
          <w:rStyle w:val="l-rubric-lrgChar"/>
        </w:rPr>
        <w:t>, he may also give a stichos before the Choir chant the first time.)</w:t>
      </w:r>
    </w:p>
    <w:p w14:paraId="4E7E563F" w14:textId="77777777" w:rsidR="00B204EA" w:rsidRDefault="00B204EA" w:rsidP="00C65A78">
      <w:pPr>
        <w:pStyle w:val="l-vlrg-prayer-125-indented"/>
      </w:pPr>
    </w:p>
    <w:p w14:paraId="5FBF941D" w14:textId="77777777" w:rsidR="00B6214E" w:rsidRPr="00467764" w:rsidRDefault="00B6214E" w:rsidP="00C65A78">
      <w:pPr>
        <w:pStyle w:val="l-vlrg-prayer-125-indented"/>
        <w:rPr>
          <w:rStyle w:val="l-choir-lrgChar"/>
        </w:rPr>
      </w:pPr>
      <w:r w:rsidRPr="000F2D2B">
        <w:rPr>
          <w:rStyle w:val="l-label-largeChar"/>
        </w:rPr>
        <w:t>Choir:</w:t>
      </w:r>
      <w:r w:rsidRPr="006B30DC">
        <w:rPr>
          <w:b/>
          <w:bCs/>
          <w:i/>
          <w:iCs/>
        </w:rPr>
        <w:t xml:space="preserve"> </w:t>
      </w:r>
      <w:r w:rsidRPr="00467764">
        <w:rPr>
          <w:rStyle w:val="l-choir-lrgChar"/>
        </w:rPr>
        <w:t>Alleluia, alleluia, alleluia.</w:t>
      </w:r>
    </w:p>
    <w:p w14:paraId="53A20595" w14:textId="77777777" w:rsidR="00B204EA" w:rsidRDefault="00B204EA" w:rsidP="00C65A78">
      <w:pPr>
        <w:pStyle w:val="l-vlrg-prayer-125-indented"/>
      </w:pPr>
    </w:p>
    <w:p w14:paraId="09BD184C" w14:textId="77777777" w:rsidR="00B6214E" w:rsidRPr="00495562" w:rsidRDefault="00B6214E" w:rsidP="00C65A78">
      <w:pPr>
        <w:pStyle w:val="l-vlrg-prayer-125-indented"/>
      </w:pPr>
      <w:r w:rsidRPr="000F2D2B">
        <w:rPr>
          <w:rStyle w:val="l-label-largeChar"/>
        </w:rPr>
        <w:t>Reader:</w:t>
      </w:r>
      <w:r w:rsidRPr="006B30DC">
        <w:t xml:space="preserve"> </w:t>
      </w:r>
      <w:r w:rsidRPr="00467764">
        <w:rPr>
          <w:rStyle w:val="l-rubric-lrgChar"/>
        </w:rPr>
        <w:t>Stichos.</w:t>
      </w:r>
      <w:r w:rsidRPr="006B30DC">
        <w:t xml:space="preserve"> </w:t>
      </w:r>
      <w:r w:rsidRPr="00467764">
        <w:rPr>
          <w:rStyle w:val="l-rubric-lrgChar"/>
        </w:rPr>
        <w:t>Choir chant second time in same tone.</w:t>
      </w:r>
    </w:p>
    <w:p w14:paraId="3659D60E" w14:textId="77777777" w:rsidR="00B204EA" w:rsidRDefault="00B204EA" w:rsidP="00C65A78">
      <w:pPr>
        <w:pStyle w:val="l-vlrg-prayer-125-indented"/>
      </w:pPr>
    </w:p>
    <w:p w14:paraId="2F75A4A3" w14:textId="77777777" w:rsidR="00467764" w:rsidRPr="00467764" w:rsidRDefault="00B6214E" w:rsidP="00C65A78">
      <w:pPr>
        <w:pStyle w:val="l-vlrg-prayer-125-indented"/>
        <w:rPr>
          <w:rStyle w:val="l-rubric-lrgChar"/>
        </w:rPr>
      </w:pPr>
      <w:r w:rsidRPr="000F2D2B">
        <w:rPr>
          <w:rStyle w:val="l-label-largeChar"/>
        </w:rPr>
        <w:t>Reader:</w:t>
      </w:r>
      <w:r w:rsidRPr="006B30DC">
        <w:t xml:space="preserve"> In the </w:t>
      </w:r>
      <w:r w:rsidRPr="00467764">
        <w:rPr>
          <w:rStyle w:val="l-rubric-lrgChar"/>
        </w:rPr>
        <w:t>__</w:t>
      </w:r>
      <w:r w:rsidRPr="006B30DC">
        <w:t xml:space="preserve">Tone: </w:t>
      </w:r>
      <w:r w:rsidRPr="00467764">
        <w:rPr>
          <w:rStyle w:val="l-rubric-lrgChar"/>
        </w:rPr>
        <w:t xml:space="preserve">Stichos. </w:t>
      </w:r>
    </w:p>
    <w:p w14:paraId="4F39DAFA" w14:textId="77777777" w:rsidR="00467764" w:rsidRDefault="00467764" w:rsidP="00C65A78">
      <w:pPr>
        <w:pStyle w:val="l-vlrg-prayer-125-indented"/>
      </w:pPr>
    </w:p>
    <w:p w14:paraId="799299E2" w14:textId="77777777" w:rsidR="00467764" w:rsidRPr="006B30DC" w:rsidRDefault="00467764" w:rsidP="00C65A78">
      <w:pPr>
        <w:pStyle w:val="l-vlrg-prayer-125-indented"/>
      </w:pPr>
      <w:r w:rsidRPr="000F2D2B">
        <w:rPr>
          <w:rStyle w:val="l-label-largeChar"/>
        </w:rPr>
        <w:t>Choir:</w:t>
      </w:r>
      <w:r w:rsidRPr="006B30DC">
        <w:rPr>
          <w:b/>
          <w:bCs/>
          <w:i/>
          <w:iCs/>
        </w:rPr>
        <w:t xml:space="preserve"> </w:t>
      </w:r>
      <w:r w:rsidRPr="00467764">
        <w:rPr>
          <w:rStyle w:val="l-choir-lrgChar"/>
        </w:rPr>
        <w:t>Alleluia, alleluia, alleluia</w:t>
      </w:r>
      <w:r w:rsidRPr="006B30DC">
        <w:t>.</w:t>
      </w:r>
    </w:p>
    <w:p w14:paraId="3E75F7CC" w14:textId="77777777" w:rsidR="000A015D" w:rsidRDefault="000A015D" w:rsidP="000F2D2B">
      <w:pPr>
        <w:pStyle w:val="l-rubric-lrg"/>
        <w:jc w:val="center"/>
        <w:rPr>
          <w:b/>
          <w:bCs/>
        </w:rPr>
        <w:sectPr w:rsidR="000A015D" w:rsidSect="00C64D47">
          <w:type w:val="continuous"/>
          <w:pgSz w:w="12240" w:h="15840" w:code="1"/>
          <w:pgMar w:top="432" w:right="432" w:bottom="432" w:left="432" w:header="720" w:footer="432" w:gutter="0"/>
          <w:cols w:num="2" w:sep="1" w:space="288"/>
          <w:docGrid w:linePitch="360"/>
        </w:sectPr>
      </w:pPr>
    </w:p>
    <w:p w14:paraId="082676FB" w14:textId="4289E07D" w:rsidR="00B6214E" w:rsidRPr="00D46DDF" w:rsidRDefault="00775256" w:rsidP="000F2D2B">
      <w:pPr>
        <w:pStyle w:val="l-rubric-lrg"/>
        <w:jc w:val="center"/>
      </w:pPr>
      <w:r>
        <w:rPr>
          <w:b/>
          <w:bCs/>
        </w:rPr>
        <w:br w:type="page"/>
      </w:r>
      <w:r w:rsidR="00B6214E" w:rsidRPr="00D46DDF">
        <w:lastRenderedPageBreak/>
        <w:t>The Gospel</w:t>
      </w:r>
    </w:p>
    <w:p w14:paraId="46AF22AC" w14:textId="77777777" w:rsidR="00D96EF9" w:rsidRPr="00467764" w:rsidRDefault="00D96EF9" w:rsidP="00467764">
      <w:pPr>
        <w:pStyle w:val="l-rubric-lrg"/>
        <w:rPr>
          <w:rStyle w:val="spa"/>
          <w:rFonts w:ascii="Times New Roman" w:hAnsi="Times New Roman" w:cs="Times New Roman"/>
          <w:b w:val="0"/>
          <w:bCs w:val="0"/>
          <w:sz w:val="28"/>
          <w:szCs w:val="28"/>
        </w:rPr>
      </w:pPr>
      <w:r w:rsidRPr="00467764">
        <w:rPr>
          <w:rStyle w:val="spa"/>
          <w:rFonts w:ascii="Times New Roman" w:hAnsi="Times New Roman" w:cs="Times New Roman"/>
          <w:b w:val="0"/>
          <w:bCs w:val="0"/>
          <w:sz w:val="28"/>
          <w:szCs w:val="28"/>
        </w:rPr>
        <w:t>The Prayer before the Gospel (silently)</w:t>
      </w:r>
    </w:p>
    <w:p w14:paraId="7CBE86CC" w14:textId="77777777" w:rsidR="000A015D" w:rsidRDefault="000A015D" w:rsidP="00C65A78">
      <w:pPr>
        <w:pStyle w:val="l-vlrg-silent-125-indented"/>
        <w:rPr>
          <w:rStyle w:val="l-label-largeChar"/>
        </w:rPr>
        <w:sectPr w:rsidR="000A015D" w:rsidSect="00CE71EC">
          <w:type w:val="continuous"/>
          <w:pgSz w:w="12240" w:h="15840" w:code="1"/>
          <w:pgMar w:top="432" w:right="432" w:bottom="432" w:left="432" w:header="720" w:footer="432" w:gutter="0"/>
          <w:cols w:space="720"/>
          <w:docGrid w:linePitch="360"/>
        </w:sectPr>
      </w:pPr>
    </w:p>
    <w:p w14:paraId="47D1EFC2" w14:textId="3861030B" w:rsidR="00D96EF9" w:rsidRPr="003A0C99" w:rsidRDefault="00D96EF9" w:rsidP="00C65A78">
      <w:pPr>
        <w:pStyle w:val="l-vlrg-silent-125-indented"/>
      </w:pPr>
      <w:r w:rsidRPr="00467764">
        <w:rPr>
          <w:rStyle w:val="l-label-largeChar"/>
        </w:rPr>
        <w:t>Priest:</w:t>
      </w:r>
      <w:r w:rsidRPr="003A0C99">
        <w:t xml:space="preserve"> Shine forth within our hearts the incorruptible light of Thy knowledge, O Master, Lover of mankind, and open the eyes of our mind to the understanding of the preaching of Thy Gospel; instill in us also the fear of Thy blessed commandments, that, trampling down all lusts of the flesh, we may pursue a spiritual way of life, being </w:t>
      </w:r>
      <w:r w:rsidRPr="003A0C99">
        <w:t>mindful of and doing all that is well-pleasing unto Thee. For Thou art the enlightenment of our souls and bodies, O Christ God, and unto Thee do we send up glory, together with Thine unoriginate Father, and Thy most holy and good and life-creating Spirit, now and ever, and unto the ages of ages. Amen.</w:t>
      </w:r>
    </w:p>
    <w:p w14:paraId="05A2744D" w14:textId="77777777" w:rsidR="000A015D" w:rsidRDefault="000A015D" w:rsidP="005C70D1">
      <w:pPr>
        <w:pStyle w:val="l-prayer-15-lrg"/>
        <w:rPr>
          <w:rStyle w:val="l-label-largeChar"/>
        </w:rPr>
        <w:sectPr w:rsidR="000A015D" w:rsidSect="00C64D47">
          <w:type w:val="continuous"/>
          <w:pgSz w:w="12240" w:h="15840" w:code="1"/>
          <w:pgMar w:top="432" w:right="432" w:bottom="432" w:left="432" w:header="720" w:footer="432" w:gutter="0"/>
          <w:cols w:num="2" w:sep="1" w:space="288"/>
          <w:docGrid w:linePitch="360"/>
        </w:sectPr>
      </w:pPr>
    </w:p>
    <w:p w14:paraId="5BE7C60F" w14:textId="34463D17" w:rsidR="00603DC2" w:rsidRDefault="00603DC2" w:rsidP="005C70D1">
      <w:pPr>
        <w:pStyle w:val="l-prayer-15-lrg"/>
        <w:rPr>
          <w:rStyle w:val="l-label-largeChar"/>
        </w:rPr>
      </w:pPr>
    </w:p>
    <w:p w14:paraId="65A60C75" w14:textId="77777777" w:rsidR="00B6214E" w:rsidRPr="00D0289A" w:rsidRDefault="00B6214E" w:rsidP="00C65A78">
      <w:pPr>
        <w:pStyle w:val="l-vlrg-prayer-125-indented"/>
        <w:rPr>
          <w:rStyle w:val="l-exclamation-15-lrgChar"/>
        </w:rPr>
      </w:pPr>
      <w:r w:rsidRPr="00467764">
        <w:rPr>
          <w:rStyle w:val="l-label-largeChar"/>
        </w:rPr>
        <w:t>Priest:</w:t>
      </w:r>
      <w:r w:rsidRPr="006B30DC">
        <w:t xml:space="preserve"> </w:t>
      </w:r>
      <w:r w:rsidRPr="00D0289A">
        <w:rPr>
          <w:rStyle w:val="l-exclamation-15-lrgChar"/>
        </w:rPr>
        <w:t>Wisdom! Aright! Let us hear the Holy Gospel.</w:t>
      </w:r>
    </w:p>
    <w:p w14:paraId="2E38CAA2" w14:textId="77777777" w:rsidR="00B6214E" w:rsidRPr="006B30DC" w:rsidRDefault="00B6214E" w:rsidP="00C65A78">
      <w:pPr>
        <w:pStyle w:val="l-vlrg-prayer-125-indented"/>
      </w:pPr>
      <w:r w:rsidRPr="00467764">
        <w:rPr>
          <w:rStyle w:val="l-label-largeChar"/>
        </w:rPr>
        <w:t>Priest:</w:t>
      </w:r>
      <w:r w:rsidRPr="006B30DC">
        <w:t xml:space="preserve"> </w:t>
      </w:r>
      <w:r w:rsidRPr="00D0289A">
        <w:rPr>
          <w:rStyle w:val="l-exclamation-15-lrgChar"/>
        </w:rPr>
        <w:t>Peace be unto all.</w:t>
      </w:r>
    </w:p>
    <w:p w14:paraId="53C2726E" w14:textId="77777777" w:rsidR="00B6214E" w:rsidRPr="00467764" w:rsidRDefault="00B6214E" w:rsidP="00C65A78">
      <w:pPr>
        <w:pStyle w:val="l-vlrg-prayer-125-indented"/>
        <w:rPr>
          <w:rStyle w:val="l-choir-lrgChar"/>
        </w:rPr>
      </w:pPr>
      <w:r w:rsidRPr="00467764">
        <w:rPr>
          <w:rStyle w:val="l-label-largeChar"/>
        </w:rPr>
        <w:t>Choir:</w:t>
      </w:r>
      <w:r w:rsidRPr="006B30DC">
        <w:rPr>
          <w:b/>
          <w:bCs/>
          <w:i/>
          <w:iCs/>
        </w:rPr>
        <w:t xml:space="preserve"> </w:t>
      </w:r>
      <w:r w:rsidRPr="00467764">
        <w:rPr>
          <w:rStyle w:val="l-choir-lrgChar"/>
        </w:rPr>
        <w:t>And to thy spirit.</w:t>
      </w:r>
    </w:p>
    <w:p w14:paraId="31691493" w14:textId="77777777" w:rsidR="00B6214E" w:rsidRPr="006B30DC" w:rsidRDefault="00B6214E" w:rsidP="00C65A78">
      <w:pPr>
        <w:pStyle w:val="l-vlrg-prayer-125-indented"/>
      </w:pPr>
      <w:r w:rsidRPr="00467764">
        <w:rPr>
          <w:rStyle w:val="l-label-largeChar"/>
        </w:rPr>
        <w:t>Priest:</w:t>
      </w:r>
      <w:r w:rsidRPr="006B30DC">
        <w:t xml:space="preserve"> </w:t>
      </w:r>
      <w:r w:rsidRPr="00D0289A">
        <w:rPr>
          <w:rStyle w:val="l-exclamation-15-lrgChar"/>
        </w:rPr>
        <w:t xml:space="preserve">The Reading is from the Holy Gospel according to </w:t>
      </w:r>
      <w:r w:rsidRPr="00D0289A">
        <w:rPr>
          <w:rStyle w:val="l-rubric-lrgChar"/>
        </w:rPr>
        <w:t>N.</w:t>
      </w:r>
    </w:p>
    <w:p w14:paraId="2747150F" w14:textId="77777777" w:rsidR="00B6214E" w:rsidRPr="00467764" w:rsidRDefault="00B6214E" w:rsidP="00C65A78">
      <w:pPr>
        <w:pStyle w:val="l-vlrg-prayer-125-indented"/>
        <w:rPr>
          <w:rStyle w:val="l-choir-lrgChar"/>
        </w:rPr>
      </w:pPr>
      <w:r w:rsidRPr="00467764">
        <w:rPr>
          <w:rStyle w:val="l-label-largeChar"/>
        </w:rPr>
        <w:t>Choir:</w:t>
      </w:r>
      <w:r w:rsidRPr="006B30DC">
        <w:t xml:space="preserve"> </w:t>
      </w:r>
      <w:r w:rsidRPr="00467764">
        <w:rPr>
          <w:rStyle w:val="l-choir-lrgChar"/>
        </w:rPr>
        <w:t>Glory to Thee, O Lord, glory to thee.</w:t>
      </w:r>
    </w:p>
    <w:p w14:paraId="2708382C" w14:textId="77777777" w:rsidR="00B6214E" w:rsidRPr="00D0289A" w:rsidRDefault="00B6214E" w:rsidP="00C65A78">
      <w:pPr>
        <w:pStyle w:val="l-vlrg-prayer-125-indented"/>
        <w:rPr>
          <w:rStyle w:val="l-exclamation-15-lrgChar"/>
        </w:rPr>
      </w:pPr>
      <w:r w:rsidRPr="00467764">
        <w:rPr>
          <w:rStyle w:val="l-label-largeChar"/>
        </w:rPr>
        <w:t>Priest:</w:t>
      </w:r>
      <w:r w:rsidRPr="006B30DC">
        <w:t xml:space="preserve"> </w:t>
      </w:r>
      <w:r w:rsidRPr="00D0289A">
        <w:rPr>
          <w:rStyle w:val="l-exclamation-15-lrgChar"/>
        </w:rPr>
        <w:t>Let us attend.</w:t>
      </w:r>
    </w:p>
    <w:p w14:paraId="015FBA18" w14:textId="77777777" w:rsidR="00467764" w:rsidRDefault="00467764" w:rsidP="00467764">
      <w:pPr>
        <w:pStyle w:val="l-rubric-lrg"/>
      </w:pPr>
    </w:p>
    <w:p w14:paraId="5072D07B" w14:textId="77777777" w:rsidR="00B6214E" w:rsidRPr="00D46DDF" w:rsidRDefault="00B6214E" w:rsidP="00467764">
      <w:pPr>
        <w:pStyle w:val="l-rubric-lrg"/>
      </w:pPr>
      <w:r w:rsidRPr="00D46DDF">
        <w:t>Then the Gospel is read…</w:t>
      </w:r>
    </w:p>
    <w:p w14:paraId="5FB4ED81" w14:textId="77777777" w:rsidR="00467764" w:rsidRDefault="00467764" w:rsidP="00C65A78">
      <w:pPr>
        <w:pStyle w:val="l-vlrg-prayer-125-indented"/>
      </w:pPr>
    </w:p>
    <w:p w14:paraId="3B08459B" w14:textId="77777777" w:rsidR="00224A0D" w:rsidRPr="005C70D1" w:rsidRDefault="00224A0D" w:rsidP="005C70D1">
      <w:pPr>
        <w:pStyle w:val="l-prayer-15-lrg"/>
        <w:rPr>
          <w:rFonts w:ascii="Times New Roman" w:eastAsia="Times New Roman" w:hAnsi="Times New Roman"/>
          <w:i/>
          <w:iCs/>
          <w:color w:val="FF0000"/>
          <w:sz w:val="28"/>
          <w:szCs w:val="28"/>
        </w:rPr>
      </w:pPr>
      <w:r w:rsidRPr="005C70D1">
        <w:rPr>
          <w:rFonts w:ascii="Times New Roman" w:eastAsia="Times New Roman" w:hAnsi="Times New Roman"/>
          <w:i/>
          <w:iCs/>
          <w:color w:val="FF0000"/>
          <w:sz w:val="28"/>
          <w:szCs w:val="28"/>
        </w:rPr>
        <w:t>After the reading the Choir:</w:t>
      </w:r>
    </w:p>
    <w:p w14:paraId="476319AF" w14:textId="77777777" w:rsidR="00B6214E" w:rsidRPr="00467764" w:rsidRDefault="00B6214E" w:rsidP="00C65A78">
      <w:pPr>
        <w:pStyle w:val="l-vlrg-prayer-125-indented"/>
        <w:rPr>
          <w:rStyle w:val="l-choir-lrgChar"/>
        </w:rPr>
      </w:pPr>
      <w:r w:rsidRPr="006B30DC">
        <w:rPr>
          <w:b/>
          <w:bCs/>
          <w:i/>
          <w:iCs/>
        </w:rPr>
        <w:t>Choir:</w:t>
      </w:r>
      <w:r w:rsidRPr="006B30DC">
        <w:t xml:space="preserve"> </w:t>
      </w:r>
      <w:r w:rsidRPr="00467764">
        <w:rPr>
          <w:rStyle w:val="l-choir-lrgChar"/>
        </w:rPr>
        <w:t xml:space="preserve">Glory to Thee, O Lord, glory to Thee. </w:t>
      </w:r>
    </w:p>
    <w:p w14:paraId="3FDD2844" w14:textId="77777777" w:rsidR="00B6214E" w:rsidRPr="00775256" w:rsidRDefault="00775256" w:rsidP="00467764">
      <w:pPr>
        <w:pStyle w:val="l-rubric-lrg"/>
        <w:jc w:val="center"/>
      </w:pPr>
      <w:r>
        <w:br w:type="page"/>
      </w:r>
      <w:r w:rsidR="00B6214E" w:rsidRPr="00775256">
        <w:lastRenderedPageBreak/>
        <w:t>The Litany of Fervent Supplication</w:t>
      </w:r>
    </w:p>
    <w:p w14:paraId="225E7C71" w14:textId="77777777" w:rsidR="00B068BC" w:rsidRDefault="00B068BC" w:rsidP="005C70D1">
      <w:pPr>
        <w:pStyle w:val="l-prayer-15-lrg"/>
        <w:rPr>
          <w:rStyle w:val="l-label-largeChar"/>
        </w:rPr>
        <w:sectPr w:rsidR="00B068BC" w:rsidSect="00CE71EC">
          <w:type w:val="continuous"/>
          <w:pgSz w:w="12240" w:h="15840" w:code="1"/>
          <w:pgMar w:top="432" w:right="432" w:bottom="432" w:left="432" w:header="720" w:footer="432" w:gutter="0"/>
          <w:cols w:space="720"/>
          <w:docGrid w:linePitch="360"/>
        </w:sectPr>
      </w:pPr>
    </w:p>
    <w:p w14:paraId="1DD8B652" w14:textId="77777777" w:rsidR="00B6214E" w:rsidRPr="006B30DC" w:rsidRDefault="00B6214E" w:rsidP="00C65A78">
      <w:pPr>
        <w:pStyle w:val="l-vlrg-prayer-125-indented"/>
      </w:pPr>
      <w:r w:rsidRPr="00467764">
        <w:rPr>
          <w:rStyle w:val="l-label-largeChar"/>
        </w:rPr>
        <w:t>Deacon or Priest:</w:t>
      </w:r>
      <w:r w:rsidRPr="006B30DC">
        <w:t xml:space="preserve"> Let us all say with our whole soul and with our whole mind, let us say.</w:t>
      </w:r>
    </w:p>
    <w:p w14:paraId="1DD73544" w14:textId="77777777" w:rsidR="00B6214E" w:rsidRPr="006B30DC" w:rsidRDefault="00B6214E" w:rsidP="00C65A78">
      <w:pPr>
        <w:pStyle w:val="l-vlrg-prayer-125-indented"/>
      </w:pPr>
      <w:r w:rsidRPr="00467764">
        <w:rPr>
          <w:rStyle w:val="l-label-largeChar"/>
        </w:rPr>
        <w:t>Choir:</w:t>
      </w:r>
      <w:r w:rsidRPr="006B30DC">
        <w:t xml:space="preserve"> </w:t>
      </w:r>
      <w:r w:rsidRPr="00D0289A">
        <w:rPr>
          <w:rStyle w:val="l-choir-lrgChar"/>
        </w:rPr>
        <w:t>Lord, have mercy.</w:t>
      </w:r>
    </w:p>
    <w:p w14:paraId="6423447F" w14:textId="77777777" w:rsidR="00B6214E" w:rsidRPr="006B30DC" w:rsidRDefault="00B6214E" w:rsidP="00C65A78">
      <w:pPr>
        <w:pStyle w:val="l-vlrg-prayer-125-indented"/>
      </w:pPr>
      <w:r w:rsidRPr="006B30DC">
        <w:t xml:space="preserve">--O Lord Almighty, the God of our fathers, we pray Thee, hearken and have mercy. </w:t>
      </w:r>
    </w:p>
    <w:p w14:paraId="3807B153" w14:textId="77777777" w:rsidR="00B6214E" w:rsidRPr="00D0289A" w:rsidRDefault="00B6214E" w:rsidP="00C65A78">
      <w:pPr>
        <w:pStyle w:val="l-vlrg-prayer-125-indented"/>
        <w:rPr>
          <w:rStyle w:val="l-choir-lrgChar"/>
        </w:rPr>
      </w:pPr>
      <w:r w:rsidRPr="00467764">
        <w:rPr>
          <w:rStyle w:val="l-label-largeChar"/>
        </w:rPr>
        <w:t>Choir:</w:t>
      </w:r>
      <w:r w:rsidRPr="006B30DC">
        <w:t xml:space="preserve"> </w:t>
      </w:r>
      <w:r w:rsidRPr="00D0289A">
        <w:rPr>
          <w:rStyle w:val="l-choir-lrgChar"/>
        </w:rPr>
        <w:t xml:space="preserve">Lord, have mercy. </w:t>
      </w:r>
    </w:p>
    <w:p w14:paraId="1A2A9A4A" w14:textId="77777777" w:rsidR="00B6214E" w:rsidRPr="006B30DC" w:rsidRDefault="00B6214E" w:rsidP="00C65A78">
      <w:pPr>
        <w:pStyle w:val="l-vlrg-prayer-125-indented"/>
      </w:pPr>
      <w:r w:rsidRPr="006B30DC">
        <w:t xml:space="preserve">--Have mercy on us, O God, according to Thy great mercy, we pray Thee, hearken and have mercy. </w:t>
      </w:r>
    </w:p>
    <w:p w14:paraId="6F6DDA41" w14:textId="77777777" w:rsidR="00B6214E" w:rsidRPr="006B30DC" w:rsidRDefault="00B6214E" w:rsidP="00C65A78">
      <w:pPr>
        <w:pStyle w:val="l-vlrg-prayer-125-indented"/>
      </w:pPr>
      <w:r w:rsidRPr="00467764">
        <w:rPr>
          <w:rStyle w:val="l-label-largeChar"/>
        </w:rPr>
        <w:t>Choir:</w:t>
      </w:r>
      <w:r w:rsidRPr="006B30DC">
        <w:t xml:space="preserve"> </w:t>
      </w:r>
      <w:r w:rsidRPr="00D0289A">
        <w:rPr>
          <w:rStyle w:val="l-choir-lrgChar"/>
        </w:rPr>
        <w:t>Lord, have mercy.</w:t>
      </w:r>
      <w:r w:rsidRPr="006B30DC">
        <w:t xml:space="preserve"> </w:t>
      </w:r>
      <w:r w:rsidRPr="00D46DDF">
        <w:rPr>
          <w:rFonts w:ascii="Arial" w:hAnsi="Arial" w:cs="Arial"/>
          <w:i/>
          <w:color w:val="FF0000"/>
          <w:sz w:val="28"/>
        </w:rPr>
        <w:t>Thrice</w:t>
      </w:r>
      <w:r w:rsidRPr="006B30DC">
        <w:t xml:space="preserve">. </w:t>
      </w:r>
    </w:p>
    <w:p w14:paraId="645AD37E" w14:textId="77777777" w:rsidR="00B6214E" w:rsidRPr="006B30DC" w:rsidRDefault="00B6214E" w:rsidP="00C65A78">
      <w:pPr>
        <w:pStyle w:val="l-vlrg-prayer-125-indented"/>
      </w:pPr>
      <w:r w:rsidRPr="006B30DC">
        <w:t xml:space="preserve">--Again we pray for </w:t>
      </w:r>
      <w:r w:rsidR="00937203" w:rsidRPr="006B30DC">
        <w:t xml:space="preserve">our Great Lord and Father, His Holiness, Patriarch </w:t>
      </w:r>
      <w:r w:rsidR="00937203" w:rsidRPr="00D0289A">
        <w:rPr>
          <w:rStyle w:val="l-rubric-lrgChar"/>
        </w:rPr>
        <w:t>N.</w:t>
      </w:r>
      <w:r w:rsidRPr="006B30DC">
        <w:t xml:space="preserve">; for our lord the Very Most Reverend Metropolitan </w:t>
      </w:r>
      <w:r w:rsidRPr="00D0289A">
        <w:rPr>
          <w:rStyle w:val="l-rubric-lrgChar"/>
          <w:i w:val="0"/>
        </w:rPr>
        <w:t>N.</w:t>
      </w:r>
      <w:r w:rsidRPr="006B30DC">
        <w:t xml:space="preserve">, First Hierarch of the Russian Church Abroad; for our lord the Most Reverend </w:t>
      </w:r>
      <w:r w:rsidRPr="00D0289A">
        <w:rPr>
          <w:rStyle w:val="l-rubric-lrgChar"/>
        </w:rPr>
        <w:t>(Archbishop or</w:t>
      </w:r>
      <w:r w:rsidRPr="006B30DC">
        <w:t xml:space="preserve"> </w:t>
      </w:r>
      <w:r w:rsidRPr="00D0289A">
        <w:rPr>
          <w:rStyle w:val="l-rubric-lrgChar"/>
        </w:rPr>
        <w:t xml:space="preserve">Bishop </w:t>
      </w:r>
      <w:r w:rsidRPr="00D0289A">
        <w:rPr>
          <w:rStyle w:val="l-rubric-lrgChar"/>
          <w:i w:val="0"/>
        </w:rPr>
        <w:t>N.</w:t>
      </w:r>
      <w:r w:rsidRPr="00D0289A">
        <w:rPr>
          <w:rStyle w:val="l-rubric-lrgChar"/>
        </w:rPr>
        <w:t>, whose diocese it is)</w:t>
      </w:r>
      <w:r w:rsidRPr="006B30DC">
        <w:t xml:space="preserve"> and all our brethren in Christ. </w:t>
      </w:r>
    </w:p>
    <w:p w14:paraId="0B706790" w14:textId="77777777" w:rsidR="00937203" w:rsidRPr="006B30DC" w:rsidRDefault="00B6214E" w:rsidP="00C65A78">
      <w:pPr>
        <w:pStyle w:val="l-vlrg-prayer-125-indented"/>
      </w:pPr>
      <w:r w:rsidRPr="00467764">
        <w:rPr>
          <w:rStyle w:val="l-label-largeChar"/>
        </w:rPr>
        <w:t>Choir:</w:t>
      </w:r>
      <w:r w:rsidRPr="006B30DC">
        <w:t xml:space="preserve"> </w:t>
      </w:r>
      <w:r w:rsidRPr="00D0289A">
        <w:rPr>
          <w:rStyle w:val="l-choir-lrgChar"/>
        </w:rPr>
        <w:t>Lord, have mercy.</w:t>
      </w:r>
      <w:r w:rsidRPr="006B30DC">
        <w:t xml:space="preserve"> </w:t>
      </w:r>
      <w:r w:rsidRPr="00B068BC">
        <w:rPr>
          <w:rStyle w:val="l-rubric-lrgChar"/>
        </w:rPr>
        <w:t>Thrice.</w:t>
      </w:r>
      <w:r w:rsidR="002E5CEF" w:rsidRPr="00B068BC">
        <w:rPr>
          <w:rStyle w:val="l-rubric-lrgChar"/>
        </w:rPr>
        <w:t xml:space="preserve"> </w:t>
      </w:r>
      <w:r w:rsidRPr="00B068BC">
        <w:rPr>
          <w:rStyle w:val="l-rubric-lrgChar"/>
        </w:rPr>
        <w:t>Slowly, if there is no Deacon</w:t>
      </w:r>
      <w:r w:rsidR="00224A0D">
        <w:rPr>
          <w:rStyle w:val="l-rubric-lrgChar"/>
        </w:rPr>
        <w:br w:type="column"/>
      </w:r>
      <w:r w:rsidR="00937203" w:rsidRPr="006B30DC">
        <w:t xml:space="preserve">--Again we pray for this land, its authorities and armed forces. </w:t>
      </w:r>
    </w:p>
    <w:p w14:paraId="7241AA2B" w14:textId="77777777" w:rsidR="00937203" w:rsidRPr="006B30DC" w:rsidRDefault="00B6214E" w:rsidP="00C65A78">
      <w:pPr>
        <w:pStyle w:val="l-vlrg-prayer-125-indented"/>
      </w:pPr>
      <w:r w:rsidRPr="00467764">
        <w:rPr>
          <w:rStyle w:val="l-label-largeChar"/>
        </w:rPr>
        <w:t>Choir:</w:t>
      </w:r>
      <w:r w:rsidRPr="006B30DC">
        <w:t xml:space="preserve"> </w:t>
      </w:r>
      <w:r w:rsidRPr="00D0289A">
        <w:rPr>
          <w:rStyle w:val="l-choir-lrgChar"/>
        </w:rPr>
        <w:t>Lord, have mercy.</w:t>
      </w:r>
      <w:r w:rsidRPr="006B30DC">
        <w:t xml:space="preserve"> </w:t>
      </w:r>
      <w:r w:rsidRPr="00B068BC">
        <w:rPr>
          <w:rStyle w:val="l-rubric-lrgChar"/>
        </w:rPr>
        <w:t>Thrice.</w:t>
      </w:r>
      <w:r w:rsidR="00937203" w:rsidRPr="006B30DC">
        <w:t xml:space="preserve"> </w:t>
      </w:r>
    </w:p>
    <w:p w14:paraId="5C2A2FED" w14:textId="77777777" w:rsidR="00937203" w:rsidRPr="006B30DC" w:rsidRDefault="00937203" w:rsidP="00C65A78">
      <w:pPr>
        <w:pStyle w:val="l-vlrg-prayer-125-indented"/>
      </w:pPr>
      <w:r w:rsidRPr="006B30DC">
        <w:t xml:space="preserve">--Again we pray for the God preserved Russian Land and its Orthodox people both in the homeland and in the diaspora and for their salvation. </w:t>
      </w:r>
    </w:p>
    <w:p w14:paraId="597D7E1F" w14:textId="77777777" w:rsidR="00B6214E" w:rsidRPr="00B068BC" w:rsidRDefault="00B6214E" w:rsidP="00C65A78">
      <w:pPr>
        <w:pStyle w:val="l-vlrg-prayer-125-indented"/>
        <w:rPr>
          <w:rStyle w:val="l-rubric-lrgChar"/>
        </w:rPr>
      </w:pPr>
      <w:r w:rsidRPr="00467764">
        <w:rPr>
          <w:rStyle w:val="l-label-largeChar"/>
        </w:rPr>
        <w:t xml:space="preserve">Choir: </w:t>
      </w:r>
      <w:r w:rsidRPr="00D0289A">
        <w:rPr>
          <w:rStyle w:val="l-choir-lrgChar"/>
        </w:rPr>
        <w:t>Lord, have mercy.</w:t>
      </w:r>
      <w:r w:rsidRPr="006B30DC">
        <w:t xml:space="preserve"> </w:t>
      </w:r>
      <w:r w:rsidRPr="00B068BC">
        <w:rPr>
          <w:rStyle w:val="l-rubric-lrgChar"/>
        </w:rPr>
        <w:t>Thrice.</w:t>
      </w:r>
    </w:p>
    <w:p w14:paraId="3E5C6219" w14:textId="77777777" w:rsidR="00B6214E" w:rsidRPr="006B30DC" w:rsidRDefault="00B6214E" w:rsidP="00C65A78">
      <w:pPr>
        <w:pStyle w:val="l-vlrg-prayer-125-indented"/>
      </w:pPr>
      <w:r w:rsidRPr="006B30DC">
        <w:t xml:space="preserve">--Again we pray to the Lord our God that He may deliver His people from enemies visible and invisible, and confirm in us oneness of mind, brotherly love and piety. </w:t>
      </w:r>
    </w:p>
    <w:p w14:paraId="792C3611" w14:textId="77777777" w:rsidR="00B068BC" w:rsidRDefault="00B6214E" w:rsidP="00C65A78">
      <w:pPr>
        <w:pStyle w:val="l-vlrg-prayer-125-indented"/>
        <w:rPr>
          <w:rStyle w:val="l-rubric-lrgChar"/>
        </w:rPr>
        <w:sectPr w:rsidR="00B068BC" w:rsidSect="00CE71EC">
          <w:type w:val="continuous"/>
          <w:pgSz w:w="12240" w:h="15840" w:code="1"/>
          <w:pgMar w:top="432" w:right="432" w:bottom="432" w:left="432" w:header="720" w:footer="432" w:gutter="0"/>
          <w:cols w:num="2" w:sep="1" w:space="720"/>
          <w:docGrid w:linePitch="360"/>
        </w:sectPr>
      </w:pPr>
      <w:r w:rsidRPr="00467764">
        <w:rPr>
          <w:rStyle w:val="l-label-largeChar"/>
        </w:rPr>
        <w:t>Choir:</w:t>
      </w:r>
      <w:r w:rsidRPr="006B30DC">
        <w:t xml:space="preserve"> </w:t>
      </w:r>
      <w:r w:rsidRPr="00D0289A">
        <w:rPr>
          <w:rStyle w:val="l-choir-lrgChar"/>
        </w:rPr>
        <w:t>Lord, have mercy.</w:t>
      </w:r>
      <w:r w:rsidRPr="006B30DC">
        <w:t xml:space="preserve"> </w:t>
      </w:r>
      <w:r w:rsidRPr="00B068BC">
        <w:rPr>
          <w:rStyle w:val="l-rubric-lrgChar"/>
        </w:rPr>
        <w:t>Thrice</w:t>
      </w:r>
    </w:p>
    <w:p w14:paraId="4CC22394" w14:textId="77777777" w:rsidR="00775256" w:rsidRPr="00775256" w:rsidRDefault="00775256" w:rsidP="00B068BC">
      <w:pPr>
        <w:pStyle w:val="l-rubric-lrg"/>
      </w:pPr>
      <w:r>
        <w:br w:type="page"/>
      </w:r>
      <w:r w:rsidRPr="00775256">
        <w:lastRenderedPageBreak/>
        <w:t>At his place, we insert prayers for the persecuted, according to local custom</w:t>
      </w:r>
    </w:p>
    <w:p w14:paraId="4EDBC2BA" w14:textId="77777777" w:rsidR="00775256" w:rsidRPr="00D96EF9" w:rsidRDefault="00775256" w:rsidP="00B068BC">
      <w:pPr>
        <w:pStyle w:val="l-rubric-lrg"/>
      </w:pPr>
      <w:r w:rsidRPr="00D96EF9">
        <w:t>Petitions for the persecuted because of their faith in Christ, and our brethren that are suffering because of war.</w:t>
      </w:r>
    </w:p>
    <w:p w14:paraId="5FCA2ADE" w14:textId="77777777" w:rsidR="00B068BC" w:rsidRDefault="00B068BC" w:rsidP="00C65A78">
      <w:pPr>
        <w:pStyle w:val="l-vlrg-prayer-125-indented"/>
        <w:sectPr w:rsidR="00B068BC" w:rsidSect="00CE71EC">
          <w:type w:val="continuous"/>
          <w:pgSz w:w="12240" w:h="15840" w:code="1"/>
          <w:pgMar w:top="432" w:right="432" w:bottom="432" w:left="432" w:header="720" w:footer="432" w:gutter="0"/>
          <w:cols w:space="720"/>
          <w:docGrid w:linePitch="360"/>
        </w:sectPr>
      </w:pPr>
    </w:p>
    <w:p w14:paraId="69DB638F" w14:textId="77777777" w:rsidR="00775256" w:rsidRPr="00775256" w:rsidRDefault="00775256" w:rsidP="00C65A78">
      <w:pPr>
        <w:pStyle w:val="l-vlrg-prayer-125-indented"/>
      </w:pPr>
      <w:r w:rsidRPr="006B30DC">
        <w:t>--</w:t>
      </w:r>
      <w:r w:rsidRPr="00775256">
        <w:t xml:space="preserve">Again we pray for </w:t>
      </w:r>
      <w:r>
        <w:t>o</w:t>
      </w:r>
      <w:r w:rsidRPr="00775256">
        <w:t>ur suffering brethren and those who in the name of Christ</w:t>
      </w:r>
      <w:r>
        <w:t xml:space="preserve"> </w:t>
      </w:r>
      <w:r w:rsidRPr="00775256">
        <w:t xml:space="preserve">are persecuted, harassed, tortured &amp; murdered in </w:t>
      </w:r>
    </w:p>
    <w:p w14:paraId="208747C8" w14:textId="77777777" w:rsidR="00775256" w:rsidRPr="00775256" w:rsidRDefault="00775256" w:rsidP="00C65A78">
      <w:pPr>
        <w:pStyle w:val="l-vlrg-prayer-125-indented"/>
      </w:pPr>
      <w:r w:rsidRPr="00775256">
        <w:t>[ Syria, Egypt, Iran, Iraq, Pakistan, Nigeria, Sudan &amp; throughout the world</w:t>
      </w:r>
      <w:r w:rsidR="002E77BD" w:rsidRPr="00775256">
        <w:t>,]</w:t>
      </w:r>
    </w:p>
    <w:p w14:paraId="00D98D8A" w14:textId="77777777" w:rsidR="00775256" w:rsidRPr="00775256" w:rsidRDefault="00775256" w:rsidP="00C65A78">
      <w:pPr>
        <w:pStyle w:val="l-vlrg-prayer-125-indented"/>
      </w:pPr>
      <w:r w:rsidRPr="00775256">
        <w:t xml:space="preserve">&amp; for the salvation and preservation of their lives &amp; their holy places </w:t>
      </w:r>
    </w:p>
    <w:p w14:paraId="35179E5B" w14:textId="5DA6EAFE" w:rsidR="00775256" w:rsidRPr="00775256" w:rsidRDefault="00775256" w:rsidP="00C65A78">
      <w:pPr>
        <w:pStyle w:val="l-vlrg-prayer-125-indented"/>
      </w:pPr>
      <w:r w:rsidRPr="00775256">
        <w:t xml:space="preserve">&amp; especially for St Catherine's Monastery, </w:t>
      </w:r>
      <w:r w:rsidR="00CA7570">
        <w:t xml:space="preserve">Met </w:t>
      </w:r>
      <w:proofErr w:type="spellStart"/>
      <w:r w:rsidR="00CA7570">
        <w:t>Unuphrey</w:t>
      </w:r>
      <w:proofErr w:type="spellEnd"/>
      <w:r w:rsidR="00CA7570">
        <w:t xml:space="preserve"> and his much-suffering flock, </w:t>
      </w:r>
      <w:r w:rsidRPr="00775256">
        <w:t xml:space="preserve">Met Paul &amp; &amp; the priest Joseph &amp; his flock </w:t>
      </w:r>
    </w:p>
    <w:p w14:paraId="6622DDE0" w14:textId="77777777" w:rsidR="00775256" w:rsidRPr="00B068BC" w:rsidRDefault="00775256" w:rsidP="00C65A78">
      <w:pPr>
        <w:pStyle w:val="l-vlrg-prayer-125-indented"/>
        <w:rPr>
          <w:rStyle w:val="l-rubric-lrgChar"/>
        </w:rPr>
      </w:pPr>
      <w:r w:rsidRPr="00467764">
        <w:rPr>
          <w:rStyle w:val="l-label-largeChar"/>
        </w:rPr>
        <w:t>Choir:</w:t>
      </w:r>
      <w:r w:rsidRPr="006B30DC">
        <w:t xml:space="preserve"> </w:t>
      </w:r>
      <w:r w:rsidRPr="00D0289A">
        <w:rPr>
          <w:rStyle w:val="l-choir-lrgChar"/>
        </w:rPr>
        <w:t>Lord, have mercy.</w:t>
      </w:r>
      <w:r w:rsidRPr="006B30DC">
        <w:t xml:space="preserve"> </w:t>
      </w:r>
      <w:r w:rsidRPr="00B068BC">
        <w:rPr>
          <w:rStyle w:val="l-rubric-lrgChar"/>
        </w:rPr>
        <w:t>Thrice</w:t>
      </w:r>
    </w:p>
    <w:p w14:paraId="62A6D764" w14:textId="77777777" w:rsidR="006F25B2" w:rsidRDefault="006F25B2" w:rsidP="00C65A78">
      <w:pPr>
        <w:pStyle w:val="l-vlrg-prayer-125-indented"/>
      </w:pPr>
    </w:p>
    <w:p w14:paraId="35A206F9" w14:textId="77777777" w:rsidR="00775256" w:rsidRPr="00775256" w:rsidRDefault="00775256" w:rsidP="00C65A78">
      <w:pPr>
        <w:pStyle w:val="l-vlrg-prayer-125-indented"/>
      </w:pPr>
      <w:r w:rsidRPr="006B30DC">
        <w:t>--</w:t>
      </w:r>
      <w:r w:rsidRPr="00775256">
        <w:t>Again we pray to the Lord our God for</w:t>
      </w:r>
      <w:r>
        <w:t xml:space="preserve"> </w:t>
      </w:r>
      <w:r w:rsidRPr="00775256">
        <w:t>All those who suffer from acts of war, especially for the victims and all those involved in the struggle in</w:t>
      </w:r>
      <w:r w:rsidR="002E5CEF">
        <w:t xml:space="preserve"> </w:t>
      </w:r>
    </w:p>
    <w:p w14:paraId="23F24AA9" w14:textId="77777777" w:rsidR="00775256" w:rsidRPr="00775256" w:rsidRDefault="00775256" w:rsidP="00C65A78">
      <w:pPr>
        <w:pStyle w:val="l-vlrg-prayer-125-indented"/>
      </w:pPr>
      <w:r w:rsidRPr="00775256">
        <w:t xml:space="preserve">[Syria, Iraq, Gaza, Ukraine &amp; throughout the </w:t>
      </w:r>
      <w:r w:rsidR="002E77BD" w:rsidRPr="00775256">
        <w:t>world]</w:t>
      </w:r>
    </w:p>
    <w:p w14:paraId="212704D2" w14:textId="77777777" w:rsidR="00775256" w:rsidRPr="00775256" w:rsidRDefault="00775256" w:rsidP="00C65A78">
      <w:pPr>
        <w:pStyle w:val="l-vlrg-prayer-125-indented"/>
      </w:pPr>
      <w:r w:rsidRPr="00775256">
        <w:t>&amp; for His peace &amp; mercy in the midst of the great suffering that people are now inflicting on each other, &amp; that He would accept the prayers of</w:t>
      </w:r>
      <w:r w:rsidR="002E5CEF">
        <w:t xml:space="preserve"> </w:t>
      </w:r>
      <w:r w:rsidRPr="00775256">
        <w:t xml:space="preserve">His Church, so that by His goodness peace may return to all peoples </w:t>
      </w:r>
    </w:p>
    <w:p w14:paraId="70F0B471" w14:textId="77777777" w:rsidR="00775256" w:rsidRPr="00775256" w:rsidRDefault="00775256" w:rsidP="00C65A78">
      <w:pPr>
        <w:pStyle w:val="l-vlrg-prayer-125-indented"/>
      </w:pPr>
      <w:r w:rsidRPr="00467764">
        <w:rPr>
          <w:rStyle w:val="l-label-largeChar"/>
        </w:rPr>
        <w:t>Choir:</w:t>
      </w:r>
      <w:r w:rsidRPr="006B30DC">
        <w:t xml:space="preserve"> </w:t>
      </w:r>
      <w:r w:rsidRPr="00D0289A">
        <w:rPr>
          <w:rStyle w:val="l-choir-lrgChar"/>
        </w:rPr>
        <w:t>Lord, have mercy.</w:t>
      </w:r>
      <w:r w:rsidRPr="006B30DC">
        <w:t xml:space="preserve"> </w:t>
      </w:r>
      <w:r w:rsidRPr="00B068BC">
        <w:rPr>
          <w:rStyle w:val="l-rubric-lrgChar"/>
        </w:rPr>
        <w:t>Thrice</w:t>
      </w:r>
    </w:p>
    <w:p w14:paraId="5D47502E" w14:textId="77777777" w:rsidR="006F25B2" w:rsidRDefault="006F25B2" w:rsidP="00C65A78">
      <w:pPr>
        <w:pStyle w:val="l-vlrg-prayer-125-indented"/>
      </w:pPr>
    </w:p>
    <w:p w14:paraId="13DBDBBE" w14:textId="77777777" w:rsidR="00775256" w:rsidRPr="00775256" w:rsidRDefault="00775256" w:rsidP="00C65A78">
      <w:pPr>
        <w:pStyle w:val="l-vlrg-prayer-125-indented"/>
      </w:pPr>
      <w:r w:rsidRPr="006B30DC">
        <w:t>--</w:t>
      </w:r>
      <w:r w:rsidRPr="00775256">
        <w:t>Again we pray that the</w:t>
      </w:r>
      <w:r>
        <w:t xml:space="preserve"> </w:t>
      </w:r>
      <w:r w:rsidRPr="00775256">
        <w:t xml:space="preserve">Lord our God will grant repentance, &amp; enlighten the minds &amp; hearts of those who commit injustice against their neighbors, whether by causing sorrow to orphans or spilling innocent blood or by returning hatred for hatred, &amp; illumine their souls with the light of love even towards their enemies </w:t>
      </w:r>
    </w:p>
    <w:p w14:paraId="7489B221" w14:textId="77777777" w:rsidR="00775256" w:rsidRPr="00D46DDF" w:rsidRDefault="00775256" w:rsidP="00C65A78">
      <w:pPr>
        <w:pStyle w:val="l-vlrg-prayer-125-indented"/>
      </w:pPr>
      <w:r w:rsidRPr="00467764">
        <w:rPr>
          <w:rStyle w:val="l-label-largeChar"/>
        </w:rPr>
        <w:t>Choir:</w:t>
      </w:r>
      <w:r w:rsidRPr="006B30DC">
        <w:t xml:space="preserve"> </w:t>
      </w:r>
      <w:r w:rsidRPr="00D0289A">
        <w:rPr>
          <w:rStyle w:val="l-choir-lrgChar"/>
        </w:rPr>
        <w:t>Lord, have mercy.</w:t>
      </w:r>
      <w:r w:rsidRPr="006B30DC">
        <w:t xml:space="preserve"> </w:t>
      </w:r>
      <w:r w:rsidRPr="00B068BC">
        <w:rPr>
          <w:rStyle w:val="l-rubric-lrgChar"/>
        </w:rPr>
        <w:t>Thrice</w:t>
      </w:r>
    </w:p>
    <w:p w14:paraId="61839F56" w14:textId="77777777" w:rsidR="00B068BC" w:rsidRDefault="00B068BC">
      <w:pPr>
        <w:pStyle w:val="NormalWeb"/>
        <w:rPr>
          <w:rFonts w:ascii="Arial" w:hAnsi="Arial" w:cs="Arial"/>
          <w:i/>
          <w:color w:val="FF0000"/>
          <w:sz w:val="28"/>
        </w:rPr>
        <w:sectPr w:rsidR="00B068BC" w:rsidSect="00CE71EC">
          <w:type w:val="continuous"/>
          <w:pgSz w:w="12240" w:h="15840" w:code="1"/>
          <w:pgMar w:top="432" w:right="432" w:bottom="432" w:left="432" w:header="720" w:footer="432" w:gutter="0"/>
          <w:cols w:num="2" w:sep="1" w:space="720"/>
          <w:docGrid w:linePitch="360"/>
        </w:sectPr>
      </w:pPr>
    </w:p>
    <w:p w14:paraId="1184901E" w14:textId="77777777" w:rsidR="001E237D" w:rsidRPr="001E237D" w:rsidRDefault="001E237D">
      <w:pPr>
        <w:pStyle w:val="NormalWeb"/>
        <w:rPr>
          <w:rFonts w:ascii="Arial" w:hAnsi="Arial" w:cs="Arial"/>
          <w:i/>
          <w:color w:val="FF0000"/>
          <w:sz w:val="28"/>
        </w:rPr>
      </w:pPr>
      <w:r w:rsidRPr="001E237D">
        <w:rPr>
          <w:rFonts w:ascii="Arial" w:hAnsi="Arial" w:cs="Arial"/>
          <w:i/>
          <w:color w:val="FF0000"/>
          <w:sz w:val="28"/>
        </w:rPr>
        <w:br w:type="page"/>
      </w:r>
      <w:r w:rsidRPr="001E237D">
        <w:rPr>
          <w:rFonts w:ascii="Arial" w:hAnsi="Arial" w:cs="Arial"/>
          <w:i/>
          <w:color w:val="FF0000"/>
          <w:sz w:val="28"/>
        </w:rPr>
        <w:lastRenderedPageBreak/>
        <w:t xml:space="preserve">The regular petitions resume here. </w:t>
      </w:r>
    </w:p>
    <w:p w14:paraId="25999BA0" w14:textId="77777777" w:rsidR="00B068BC" w:rsidRDefault="00B068BC" w:rsidP="00C65A78">
      <w:pPr>
        <w:pStyle w:val="l-vlrg-prayer-125-indented"/>
        <w:sectPr w:rsidR="00B068BC" w:rsidSect="00CE71EC">
          <w:type w:val="continuous"/>
          <w:pgSz w:w="12240" w:h="15840" w:code="1"/>
          <w:pgMar w:top="432" w:right="432" w:bottom="432" w:left="432" w:header="720" w:footer="432" w:gutter="0"/>
          <w:cols w:space="720"/>
          <w:docGrid w:linePitch="360"/>
        </w:sectPr>
      </w:pPr>
    </w:p>
    <w:p w14:paraId="10F422F8" w14:textId="77777777" w:rsidR="00B6214E" w:rsidRPr="006B30DC" w:rsidRDefault="00B6214E" w:rsidP="00C65A78">
      <w:pPr>
        <w:pStyle w:val="l-vlrg-prayer-125-indented"/>
      </w:pPr>
      <w:r w:rsidRPr="006B30DC">
        <w:t xml:space="preserve">--Again we pray for our brethren, the priests, priestmonks, and all our brethren in Christ. </w:t>
      </w:r>
    </w:p>
    <w:p w14:paraId="00EE2F68" w14:textId="77777777" w:rsidR="00B6214E" w:rsidRPr="006B30DC" w:rsidRDefault="00B6214E" w:rsidP="00C65A78">
      <w:pPr>
        <w:pStyle w:val="l-vlrg-prayer-125-indented"/>
      </w:pPr>
      <w:r w:rsidRPr="00467764">
        <w:rPr>
          <w:rStyle w:val="l-label-largeChar"/>
        </w:rPr>
        <w:t>Choir:</w:t>
      </w:r>
      <w:r w:rsidRPr="006B30DC">
        <w:t xml:space="preserve"> </w:t>
      </w:r>
      <w:r w:rsidRPr="00D0289A">
        <w:rPr>
          <w:rStyle w:val="l-choir-lrgChar"/>
        </w:rPr>
        <w:t>Lord have mercy.</w:t>
      </w:r>
      <w:r w:rsidRPr="006B30DC">
        <w:t xml:space="preserve"> </w:t>
      </w:r>
      <w:r w:rsidRPr="00B068BC">
        <w:rPr>
          <w:rStyle w:val="l-rubric-lrgChar"/>
        </w:rPr>
        <w:t>Thrice</w:t>
      </w:r>
      <w:r w:rsidRPr="006B30DC">
        <w:t>.</w:t>
      </w:r>
    </w:p>
    <w:p w14:paraId="4C9D5BCF" w14:textId="77777777" w:rsidR="00B6214E" w:rsidRPr="006B30DC" w:rsidRDefault="00B6214E" w:rsidP="00C65A78">
      <w:pPr>
        <w:pStyle w:val="l-vlrg-prayer-125-indented"/>
      </w:pPr>
      <w:r w:rsidRPr="006B30DC">
        <w:t xml:space="preserve">--Again we pray for the blessed and ever-memorable, holy Orthodox patriarchs; for pious kings and right-believing queens; and for the </w:t>
      </w:r>
      <w:r w:rsidRPr="006B30DC">
        <w:t xml:space="preserve">founders of this holy temple </w:t>
      </w:r>
      <w:r w:rsidRPr="00D0289A">
        <w:rPr>
          <w:rStyle w:val="l-rubric-lrgChar"/>
        </w:rPr>
        <w:t>(if it be a monastery: this holy monastery)</w:t>
      </w:r>
      <w:r w:rsidRPr="006B30DC">
        <w:t>: and for all our fathers and brethren gone to their rest before us, and the Orthodox here and everywhere laid to rest.</w:t>
      </w:r>
    </w:p>
    <w:p w14:paraId="4BD7E26D" w14:textId="77777777" w:rsidR="00B6214E" w:rsidRDefault="00B6214E" w:rsidP="00C65A78">
      <w:pPr>
        <w:pStyle w:val="l-vlrg-prayer-125-indented"/>
      </w:pPr>
      <w:r w:rsidRPr="00467764">
        <w:rPr>
          <w:rStyle w:val="l-label-largeChar"/>
        </w:rPr>
        <w:t>Choir:</w:t>
      </w:r>
      <w:r w:rsidRPr="006B30DC">
        <w:t xml:space="preserve"> </w:t>
      </w:r>
      <w:r w:rsidRPr="00D0289A">
        <w:rPr>
          <w:rStyle w:val="l-choir-lrgChar"/>
        </w:rPr>
        <w:t>Lord, have mercy.</w:t>
      </w:r>
      <w:r w:rsidRPr="006B30DC">
        <w:t xml:space="preserve"> </w:t>
      </w:r>
      <w:r w:rsidRPr="00B068BC">
        <w:rPr>
          <w:rStyle w:val="l-rubric-lrgChar"/>
        </w:rPr>
        <w:t>Thrice</w:t>
      </w:r>
      <w:r w:rsidRPr="006B30DC">
        <w:t>.</w:t>
      </w:r>
    </w:p>
    <w:p w14:paraId="341646D1" w14:textId="77777777" w:rsidR="00B068BC" w:rsidRDefault="00B068BC" w:rsidP="00C65A78">
      <w:pPr>
        <w:pStyle w:val="l-vlrg-prayer-125-indented"/>
        <w:sectPr w:rsidR="00B068BC" w:rsidSect="00CE71EC">
          <w:type w:val="continuous"/>
          <w:pgSz w:w="12240" w:h="15840" w:code="1"/>
          <w:pgMar w:top="432" w:right="432" w:bottom="432" w:left="432" w:header="720" w:footer="432" w:gutter="0"/>
          <w:cols w:num="2" w:sep="1" w:space="720"/>
          <w:docGrid w:linePitch="360"/>
        </w:sectPr>
      </w:pPr>
    </w:p>
    <w:p w14:paraId="55A783E2" w14:textId="77777777" w:rsidR="00B068BC" w:rsidRPr="006B30DC" w:rsidRDefault="00B068BC" w:rsidP="00C65A78">
      <w:pPr>
        <w:pStyle w:val="l-vlrg-prayer-125-indented"/>
      </w:pPr>
    </w:p>
    <w:p w14:paraId="167B6BA4" w14:textId="77777777" w:rsidR="00B6214E" w:rsidRPr="00BD3BE4" w:rsidRDefault="00B6214E" w:rsidP="00B068BC">
      <w:pPr>
        <w:pStyle w:val="l-rubric-lrg"/>
      </w:pPr>
      <w:r w:rsidRPr="00BD3BE4">
        <w:t>Here may be inserted various additional petitions, i.e., for the ill and afflicted, the newly-baptized, etc.</w:t>
      </w:r>
    </w:p>
    <w:p w14:paraId="17DD33B2" w14:textId="77777777" w:rsidR="00B068BC" w:rsidRDefault="00B068BC" w:rsidP="00C65A78">
      <w:pPr>
        <w:pStyle w:val="l-vlrg-prayer-125-indented"/>
      </w:pPr>
    </w:p>
    <w:p w14:paraId="1C14E139" w14:textId="77777777" w:rsidR="00B068BC" w:rsidRDefault="00B068BC" w:rsidP="00C65A78">
      <w:pPr>
        <w:pStyle w:val="l-vlrg-prayer-125-indented"/>
        <w:sectPr w:rsidR="00B068BC" w:rsidSect="00CE71EC">
          <w:type w:val="continuous"/>
          <w:pgSz w:w="12240" w:h="15840" w:code="1"/>
          <w:pgMar w:top="432" w:right="432" w:bottom="432" w:left="432" w:header="720" w:footer="432" w:gutter="0"/>
          <w:cols w:space="720"/>
          <w:docGrid w:linePitch="360"/>
        </w:sectPr>
      </w:pPr>
    </w:p>
    <w:p w14:paraId="68110BF7" w14:textId="77777777" w:rsidR="00B6214E" w:rsidRPr="006B30DC" w:rsidRDefault="00B6214E" w:rsidP="00C65A78">
      <w:pPr>
        <w:pStyle w:val="l-vlrg-prayer-125-indented"/>
      </w:pPr>
      <w:r w:rsidRPr="006B30DC">
        <w:t xml:space="preserve">--Again we pray for them that bring offerings and do good works in this holy and all-venerable temple; for them that minister and </w:t>
      </w:r>
      <w:r w:rsidRPr="006B30DC">
        <w:t>them that chant, and for all the people here present, that await of Thee great and abundant mercy.</w:t>
      </w:r>
    </w:p>
    <w:p w14:paraId="7104EEC6" w14:textId="77777777" w:rsidR="00B6214E" w:rsidRDefault="00B6214E" w:rsidP="00C65A78">
      <w:pPr>
        <w:pStyle w:val="l-vlrg-prayer-125-indented"/>
      </w:pPr>
      <w:r w:rsidRPr="00467764">
        <w:rPr>
          <w:rStyle w:val="l-label-largeChar"/>
        </w:rPr>
        <w:t>Choir:</w:t>
      </w:r>
      <w:r w:rsidRPr="006B30DC">
        <w:t xml:space="preserve"> </w:t>
      </w:r>
      <w:r w:rsidRPr="00D0289A">
        <w:rPr>
          <w:rStyle w:val="l-choir-lrgChar"/>
        </w:rPr>
        <w:t>Lord, have mercy.</w:t>
      </w:r>
      <w:r w:rsidRPr="006B30DC">
        <w:t xml:space="preserve"> </w:t>
      </w:r>
      <w:r w:rsidRPr="00B068BC">
        <w:rPr>
          <w:rStyle w:val="l-rubric-lrgChar"/>
        </w:rPr>
        <w:t>Thrice</w:t>
      </w:r>
      <w:r w:rsidRPr="006B30DC">
        <w:t>.</w:t>
      </w:r>
    </w:p>
    <w:p w14:paraId="65491F48" w14:textId="77777777" w:rsidR="00B068BC" w:rsidRDefault="00B068BC" w:rsidP="00A56D26">
      <w:pPr>
        <w:pStyle w:val="l-rubric-lrg"/>
        <w:rPr>
          <w:noProof/>
        </w:rPr>
        <w:sectPr w:rsidR="00B068BC" w:rsidSect="00CE71EC">
          <w:type w:val="continuous"/>
          <w:pgSz w:w="12240" w:h="15840" w:code="1"/>
          <w:pgMar w:top="432" w:right="432" w:bottom="432" w:left="432" w:header="720" w:footer="432" w:gutter="0"/>
          <w:cols w:num="2" w:sep="1" w:space="720"/>
          <w:docGrid w:linePitch="360"/>
        </w:sectPr>
      </w:pPr>
    </w:p>
    <w:p w14:paraId="41420903" w14:textId="77777777" w:rsidR="00B068BC" w:rsidRDefault="00B068BC" w:rsidP="00A56D26">
      <w:pPr>
        <w:pStyle w:val="l-rubric-lrg"/>
        <w:rPr>
          <w:noProof/>
        </w:rPr>
      </w:pPr>
    </w:p>
    <w:p w14:paraId="1D609B99" w14:textId="77777777" w:rsidR="00D46DDF" w:rsidRPr="00A56D26" w:rsidRDefault="00D46DDF" w:rsidP="00B23A0F">
      <w:pPr>
        <w:pStyle w:val="l-rubric-lrg"/>
        <w:jc w:val="center"/>
        <w:rPr>
          <w:rStyle w:val="sru"/>
          <w:b/>
          <w:bCs/>
          <w:i/>
          <w:iCs/>
          <w:sz w:val="28"/>
          <w:szCs w:val="28"/>
        </w:rPr>
      </w:pPr>
      <w:r>
        <w:rPr>
          <w:noProof/>
        </w:rPr>
        <w:t>The Prayer of Feverent Supplication (silently)</w:t>
      </w:r>
    </w:p>
    <w:p w14:paraId="09017B29" w14:textId="77777777" w:rsidR="00CA7570" w:rsidRDefault="00CA7570" w:rsidP="00C65A78">
      <w:pPr>
        <w:pStyle w:val="l-vlrg-silent-125-indented"/>
        <w:rPr>
          <w:rStyle w:val="ssbi"/>
          <w:sz w:val="28"/>
          <w:szCs w:val="28"/>
        </w:rPr>
        <w:sectPr w:rsidR="00CA7570" w:rsidSect="00CE71EC">
          <w:type w:val="continuous"/>
          <w:pgSz w:w="12240" w:h="15840" w:code="1"/>
          <w:pgMar w:top="432" w:right="432" w:bottom="432" w:left="432" w:header="720" w:footer="432" w:gutter="0"/>
          <w:cols w:space="720"/>
          <w:docGrid w:linePitch="360"/>
        </w:sectPr>
      </w:pPr>
    </w:p>
    <w:p w14:paraId="1E3DF874" w14:textId="6E6DE545" w:rsidR="00D46DDF" w:rsidRPr="003A0C99" w:rsidRDefault="00D46DDF" w:rsidP="00C65A78">
      <w:pPr>
        <w:pStyle w:val="l-vlrg-silent-125-indented"/>
      </w:pPr>
      <w:r>
        <w:rPr>
          <w:rStyle w:val="ssbi"/>
          <w:sz w:val="28"/>
          <w:szCs w:val="28"/>
        </w:rPr>
        <w:t>Priest:</w:t>
      </w:r>
      <w:r w:rsidRPr="003A0C99">
        <w:t xml:space="preserve"> O Lord our God, accept this fervent supplication from Thy servants, and have mercy upon us according to the multitude of thy </w:t>
      </w:r>
      <w:r w:rsidRPr="003A0C99">
        <w:t xml:space="preserve">mercies; and send down Thy compassions upon us and upon all Thy people, that await of Thee abundant mercy. </w:t>
      </w:r>
    </w:p>
    <w:p w14:paraId="2BFC192F" w14:textId="77777777" w:rsidR="00CA7570" w:rsidRDefault="00CA7570" w:rsidP="005C70D1">
      <w:pPr>
        <w:pStyle w:val="l-prayer-15-lrg"/>
        <w:rPr>
          <w:rStyle w:val="l-label-largeChar"/>
        </w:rPr>
        <w:sectPr w:rsidR="00CA7570" w:rsidSect="00C64D47">
          <w:type w:val="continuous"/>
          <w:pgSz w:w="12240" w:h="15840" w:code="1"/>
          <w:pgMar w:top="432" w:right="432" w:bottom="432" w:left="432" w:header="720" w:footer="432" w:gutter="0"/>
          <w:cols w:num="2" w:sep="1" w:space="288"/>
          <w:docGrid w:linePitch="360"/>
        </w:sectPr>
      </w:pPr>
    </w:p>
    <w:p w14:paraId="4A7132A3" w14:textId="18DE875F" w:rsidR="00B6214E" w:rsidRPr="00D0289A" w:rsidRDefault="00B6214E" w:rsidP="00C65A78">
      <w:pPr>
        <w:pStyle w:val="l-vlrg-prayer-125-indented"/>
        <w:rPr>
          <w:rStyle w:val="l-exclamation-15-lrgChar"/>
        </w:rPr>
      </w:pPr>
      <w:r w:rsidRPr="00467764">
        <w:rPr>
          <w:rStyle w:val="l-label-largeChar"/>
        </w:rPr>
        <w:t>Priest:</w:t>
      </w:r>
      <w:r w:rsidRPr="006B30DC">
        <w:t xml:space="preserve"> </w:t>
      </w:r>
      <w:r w:rsidRPr="00D0289A">
        <w:rPr>
          <w:rStyle w:val="l-exclamation-15-lrgChar"/>
        </w:rPr>
        <w:t xml:space="preserve">For a merciful God </w:t>
      </w:r>
      <w:r w:rsidR="002E77BD" w:rsidRPr="00D0289A">
        <w:rPr>
          <w:rStyle w:val="l-exclamation-15-lrgChar"/>
        </w:rPr>
        <w:t>Art</w:t>
      </w:r>
      <w:r w:rsidRPr="00D0289A">
        <w:rPr>
          <w:rStyle w:val="l-exclamation-15-lrgChar"/>
        </w:rPr>
        <w:t xml:space="preserve"> Thou, and the Lover of mankind, and unto Thee do we send up glory: to the Father, and to the Son, and to the Holy Spirit, now and ever, and unto the ages of ages. </w:t>
      </w:r>
    </w:p>
    <w:p w14:paraId="73B06F67" w14:textId="77777777" w:rsidR="00B6214E" w:rsidRPr="00B068BC" w:rsidRDefault="00B6214E" w:rsidP="00C65A78">
      <w:pPr>
        <w:pStyle w:val="l-vlrg-prayer-125-indented"/>
        <w:rPr>
          <w:rStyle w:val="l-choir-lrgChar"/>
        </w:rPr>
      </w:pPr>
      <w:r w:rsidRPr="00B068BC">
        <w:rPr>
          <w:rStyle w:val="l-label-largeChar"/>
        </w:rPr>
        <w:t>Choir:</w:t>
      </w:r>
      <w:r w:rsidRPr="006B30DC">
        <w:t xml:space="preserve"> </w:t>
      </w:r>
      <w:r w:rsidRPr="00B068BC">
        <w:rPr>
          <w:rStyle w:val="l-choir-lrgChar"/>
        </w:rPr>
        <w:t>Amen.</w:t>
      </w:r>
    </w:p>
    <w:p w14:paraId="52AEBA9A" w14:textId="77777777" w:rsidR="00B6214E" w:rsidRPr="00BD3BE4" w:rsidRDefault="001E237D" w:rsidP="000F2D2B">
      <w:pPr>
        <w:pStyle w:val="l-rubric-lrg"/>
        <w:jc w:val="center"/>
      </w:pPr>
      <w:r>
        <w:br w:type="page"/>
      </w:r>
      <w:r w:rsidR="00B6214E" w:rsidRPr="00BD3BE4">
        <w:lastRenderedPageBreak/>
        <w:t>The Litany of the Catechumens</w:t>
      </w:r>
    </w:p>
    <w:p w14:paraId="14398D46" w14:textId="77777777" w:rsidR="00B068BC" w:rsidRDefault="00B068BC" w:rsidP="005C70D1">
      <w:pPr>
        <w:pStyle w:val="l-prayer-15-lrg"/>
        <w:rPr>
          <w:rStyle w:val="l-label-largeChar"/>
        </w:rPr>
        <w:sectPr w:rsidR="00B068BC" w:rsidSect="00CE71EC">
          <w:type w:val="continuous"/>
          <w:pgSz w:w="12240" w:h="15840" w:code="1"/>
          <w:pgMar w:top="432" w:right="432" w:bottom="432" w:left="432" w:header="720" w:footer="432" w:gutter="0"/>
          <w:cols w:space="720"/>
          <w:docGrid w:linePitch="360"/>
        </w:sectPr>
      </w:pPr>
    </w:p>
    <w:p w14:paraId="7EED7C69" w14:textId="77777777" w:rsidR="00B6214E" w:rsidRPr="006B30DC" w:rsidRDefault="00B6214E" w:rsidP="00C65A78">
      <w:pPr>
        <w:pStyle w:val="l-vlrg-prayer-125-indented"/>
      </w:pPr>
      <w:r w:rsidRPr="00B068BC">
        <w:rPr>
          <w:rStyle w:val="l-label-largeChar"/>
        </w:rPr>
        <w:t>Deacon or Priest:</w:t>
      </w:r>
      <w:r w:rsidRPr="006B30DC">
        <w:t xml:space="preserve"> Pray, ye catechumens, to the Lord.</w:t>
      </w:r>
    </w:p>
    <w:p w14:paraId="77CABB02" w14:textId="77777777" w:rsidR="00B6214E" w:rsidRPr="006B30DC" w:rsidRDefault="00B6214E" w:rsidP="00C65A78">
      <w:pPr>
        <w:pStyle w:val="l-vlrg-prayer-125-indented"/>
      </w:pPr>
      <w:r w:rsidRPr="00B068BC">
        <w:rPr>
          <w:rStyle w:val="l-label-largeChar"/>
        </w:rPr>
        <w:t>Choir:</w:t>
      </w:r>
      <w:r w:rsidRPr="006B30DC">
        <w:t xml:space="preserve"> </w:t>
      </w:r>
      <w:r w:rsidRPr="00D0289A">
        <w:rPr>
          <w:rStyle w:val="l-choir-lrgChar"/>
        </w:rPr>
        <w:t>Lord, have mercy.</w:t>
      </w:r>
    </w:p>
    <w:p w14:paraId="3775271A" w14:textId="77777777" w:rsidR="00B6214E" w:rsidRPr="006B30DC" w:rsidRDefault="00B6214E" w:rsidP="00C65A78">
      <w:pPr>
        <w:pStyle w:val="l-vlrg-prayer-125-indented"/>
      </w:pPr>
      <w:r w:rsidRPr="006B30DC">
        <w:t>--Ye faithful, for the catechumens let us pray, that the Lord will have mercy on them.</w:t>
      </w:r>
    </w:p>
    <w:p w14:paraId="2469CF2A" w14:textId="77777777" w:rsidR="00B6214E" w:rsidRPr="006B30DC" w:rsidRDefault="00B6214E" w:rsidP="00C65A78">
      <w:pPr>
        <w:pStyle w:val="l-vlrg-prayer-125-indented"/>
      </w:pPr>
      <w:r w:rsidRPr="00B068BC">
        <w:rPr>
          <w:rStyle w:val="l-label-largeChar"/>
        </w:rPr>
        <w:t>Choir:</w:t>
      </w:r>
      <w:r w:rsidRPr="006B30DC">
        <w:t xml:space="preserve"> Lord, have mercy.</w:t>
      </w:r>
    </w:p>
    <w:p w14:paraId="0A3D3303" w14:textId="77777777" w:rsidR="00B6214E" w:rsidRPr="006B30DC" w:rsidRDefault="00B6214E" w:rsidP="00C65A78">
      <w:pPr>
        <w:pStyle w:val="l-vlrg-prayer-125-indented"/>
      </w:pPr>
      <w:r w:rsidRPr="006B30DC">
        <w:t>--That He will catechize them with the word of Truth.</w:t>
      </w:r>
    </w:p>
    <w:p w14:paraId="68DAA8C5" w14:textId="77777777" w:rsidR="00B6214E" w:rsidRPr="006B30DC" w:rsidRDefault="00B6214E" w:rsidP="00C65A78">
      <w:pPr>
        <w:pStyle w:val="l-vlrg-prayer-125-indented"/>
      </w:pPr>
      <w:r w:rsidRPr="00B068BC">
        <w:rPr>
          <w:rStyle w:val="l-label-largeChar"/>
        </w:rPr>
        <w:t>Choir:</w:t>
      </w:r>
      <w:r w:rsidRPr="006B30DC">
        <w:t xml:space="preserve"> Lord, have mercy.</w:t>
      </w:r>
    </w:p>
    <w:p w14:paraId="27896DA0" w14:textId="77777777" w:rsidR="00B6214E" w:rsidRPr="006B30DC" w:rsidRDefault="00B6214E" w:rsidP="00C65A78">
      <w:pPr>
        <w:pStyle w:val="l-vlrg-prayer-125-indented"/>
      </w:pPr>
      <w:r w:rsidRPr="006B30DC">
        <w:t>--That He will reveal unto them the Gospel of righteousness.</w:t>
      </w:r>
    </w:p>
    <w:p w14:paraId="5E3F67B8" w14:textId="77777777" w:rsidR="005E31F3" w:rsidRDefault="00B6214E" w:rsidP="00C65A78">
      <w:pPr>
        <w:pStyle w:val="l-vlrg-prayer-125-indented"/>
        <w:rPr>
          <w:rStyle w:val="l-choir-lrgChar"/>
        </w:rPr>
      </w:pPr>
      <w:r w:rsidRPr="00B068BC">
        <w:rPr>
          <w:rStyle w:val="l-label-largeChar"/>
        </w:rPr>
        <w:t>Choir:</w:t>
      </w:r>
      <w:r w:rsidRPr="006B30DC">
        <w:t xml:space="preserve"> </w:t>
      </w:r>
      <w:r w:rsidRPr="00D0289A">
        <w:rPr>
          <w:rStyle w:val="l-choir-lrgChar"/>
        </w:rPr>
        <w:t>Lord, have mercy.</w:t>
      </w:r>
    </w:p>
    <w:p w14:paraId="417ADA75" w14:textId="77777777" w:rsidR="00B6214E" w:rsidRPr="006B30DC" w:rsidRDefault="00B6214E" w:rsidP="00C65A78">
      <w:pPr>
        <w:pStyle w:val="l-vlrg-prayer-125-indented"/>
      </w:pPr>
      <w:r w:rsidRPr="006B30DC">
        <w:t xml:space="preserve">--That He will unite them to His Holy, Catholic, and Apostolic Church. </w:t>
      </w:r>
    </w:p>
    <w:p w14:paraId="211B8177" w14:textId="77777777" w:rsidR="00B6214E" w:rsidRPr="006B30DC" w:rsidRDefault="00B6214E" w:rsidP="00C65A78">
      <w:pPr>
        <w:pStyle w:val="l-vlrg-prayer-125-indented"/>
      </w:pPr>
      <w:r w:rsidRPr="00B068BC">
        <w:rPr>
          <w:rStyle w:val="l-label-largeChar"/>
        </w:rPr>
        <w:t>Choir:</w:t>
      </w:r>
      <w:r w:rsidRPr="006B30DC">
        <w:t xml:space="preserve"> </w:t>
      </w:r>
      <w:r w:rsidRPr="00D0289A">
        <w:rPr>
          <w:rStyle w:val="l-choir-lrgChar"/>
        </w:rPr>
        <w:t>Lord, have mercy.</w:t>
      </w:r>
    </w:p>
    <w:p w14:paraId="3742663B" w14:textId="77777777" w:rsidR="00B6214E" w:rsidRPr="006B30DC" w:rsidRDefault="00B6214E" w:rsidP="00C65A78">
      <w:pPr>
        <w:pStyle w:val="l-vlrg-prayer-125-indented"/>
      </w:pPr>
      <w:r w:rsidRPr="006B30DC">
        <w:t>--Save them, have mercy on them, help them, and keep them, O God, by Thy grace.</w:t>
      </w:r>
    </w:p>
    <w:p w14:paraId="0958C186" w14:textId="77777777" w:rsidR="00B6214E" w:rsidRPr="006B30DC" w:rsidRDefault="00B6214E" w:rsidP="00C65A78">
      <w:pPr>
        <w:pStyle w:val="l-vlrg-prayer-125-indented"/>
      </w:pPr>
      <w:r w:rsidRPr="00B068BC">
        <w:rPr>
          <w:rStyle w:val="l-label-largeChar"/>
        </w:rPr>
        <w:t>Choir:</w:t>
      </w:r>
      <w:r w:rsidRPr="006B30DC">
        <w:t xml:space="preserve"> Lord, have mercy.</w:t>
      </w:r>
    </w:p>
    <w:p w14:paraId="2D04EE39" w14:textId="77777777" w:rsidR="00B6214E" w:rsidRPr="006B30DC" w:rsidRDefault="00B6214E" w:rsidP="00C65A78">
      <w:pPr>
        <w:pStyle w:val="l-vlrg-prayer-125-indented"/>
      </w:pPr>
      <w:r w:rsidRPr="006B30DC">
        <w:t xml:space="preserve">--Ye catechumens, bow your heads unto the Lord. </w:t>
      </w:r>
    </w:p>
    <w:p w14:paraId="3133D18E" w14:textId="77777777" w:rsidR="00B6214E" w:rsidRDefault="00B6214E" w:rsidP="00C65A78">
      <w:pPr>
        <w:pStyle w:val="l-vlrg-prayer-125-indented"/>
      </w:pPr>
      <w:r w:rsidRPr="00B068BC">
        <w:rPr>
          <w:rStyle w:val="l-label-largeChar"/>
        </w:rPr>
        <w:t>Choir:</w:t>
      </w:r>
      <w:r w:rsidRPr="006B30DC">
        <w:t xml:space="preserve"> To Thee, O Lord</w:t>
      </w:r>
      <w:r w:rsidRPr="00B068BC">
        <w:rPr>
          <w:rStyle w:val="l-rubric-lrgChar"/>
        </w:rPr>
        <w:t>. (Slowly, if there be no deacon.)</w:t>
      </w:r>
    </w:p>
    <w:p w14:paraId="2BFB0E0D" w14:textId="77777777" w:rsidR="00B068BC" w:rsidRDefault="00B068BC" w:rsidP="00C65A78">
      <w:pPr>
        <w:pStyle w:val="l-vlrg-prayer-125-indented"/>
        <w:rPr>
          <w:rStyle w:val="spa"/>
          <w:sz w:val="32"/>
        </w:rPr>
        <w:sectPr w:rsidR="00B068BC" w:rsidSect="00CE71EC">
          <w:type w:val="continuous"/>
          <w:pgSz w:w="12240" w:h="15840" w:code="1"/>
          <w:pgMar w:top="432" w:right="432" w:bottom="432" w:left="432" w:header="720" w:footer="432" w:gutter="0"/>
          <w:cols w:num="2" w:sep="1" w:space="720"/>
          <w:docGrid w:linePitch="360"/>
        </w:sectPr>
      </w:pPr>
    </w:p>
    <w:p w14:paraId="5956DDEA" w14:textId="77777777" w:rsidR="00D46DDF" w:rsidRPr="006F25B2" w:rsidRDefault="00D46DDF" w:rsidP="00B068BC">
      <w:pPr>
        <w:pStyle w:val="l-rubric-lrg"/>
        <w:jc w:val="center"/>
      </w:pPr>
      <w:r w:rsidRPr="006F25B2">
        <w:t xml:space="preserve">The Prayer for the Catechumens before the Holy Anaphora </w:t>
      </w:r>
      <w:r w:rsidR="003437EC">
        <w:t xml:space="preserve">* </w:t>
      </w:r>
      <w:r w:rsidRPr="006F25B2">
        <w:t>(silently)</w:t>
      </w:r>
    </w:p>
    <w:p w14:paraId="33951875" w14:textId="77777777" w:rsidR="00CA7570" w:rsidRDefault="00CA7570" w:rsidP="00C65A78">
      <w:pPr>
        <w:pStyle w:val="l-vlrg-silent-125-indented"/>
        <w:rPr>
          <w:rStyle w:val="l-label-largeChar"/>
        </w:rPr>
        <w:sectPr w:rsidR="00CA7570" w:rsidSect="00CE71EC">
          <w:type w:val="continuous"/>
          <w:pgSz w:w="12240" w:h="15840" w:code="1"/>
          <w:pgMar w:top="432" w:right="432" w:bottom="432" w:left="432" w:header="720" w:footer="432" w:gutter="0"/>
          <w:cols w:space="720"/>
          <w:docGrid w:linePitch="360"/>
        </w:sectPr>
      </w:pPr>
    </w:p>
    <w:p w14:paraId="748C4800" w14:textId="015EF978" w:rsidR="0045600C" w:rsidRPr="0045600C" w:rsidRDefault="00D46DDF" w:rsidP="00C65A78">
      <w:pPr>
        <w:pStyle w:val="l-vlrg-silent-125-indented"/>
        <w:rPr>
          <w:lang w:bidi="en-US"/>
        </w:rPr>
      </w:pPr>
      <w:r w:rsidRPr="00B068BC">
        <w:rPr>
          <w:rStyle w:val="l-label-largeChar"/>
        </w:rPr>
        <w:t>Priest:</w:t>
      </w:r>
      <w:r w:rsidRPr="003A0C99">
        <w:t xml:space="preserve"> </w:t>
      </w:r>
      <w:r w:rsidR="0045600C" w:rsidRPr="0045600C">
        <w:rPr>
          <w:lang w:bidi="en-US"/>
        </w:rPr>
        <w:t xml:space="preserve">O Lord our God who dwellest in the heavens and lookest down upon all Thy works; look down upon Thy servants the Catechumens, who have bowed their necks before Thee, and grant them an easy yoke. Make </w:t>
      </w:r>
      <w:r w:rsidR="0045600C" w:rsidRPr="0045600C">
        <w:rPr>
          <w:lang w:bidi="en-US"/>
        </w:rPr>
        <w:t xml:space="preserve">them honorable members of Thy holy Church; and vouchsafe them the laver of regeneration, the remission of sins, and the garment of incorruption, unto the knowledge of Thee, our true God. </w:t>
      </w:r>
    </w:p>
    <w:p w14:paraId="705B1774" w14:textId="77777777" w:rsidR="00CA7570" w:rsidRDefault="00CA7570" w:rsidP="00C65A78">
      <w:pPr>
        <w:pStyle w:val="l-vlrg-silent-125-indented"/>
        <w:sectPr w:rsidR="00CA7570" w:rsidSect="00C64D47">
          <w:type w:val="continuous"/>
          <w:pgSz w:w="12240" w:h="15840" w:code="1"/>
          <w:pgMar w:top="432" w:right="432" w:bottom="432" w:left="432" w:header="720" w:footer="432" w:gutter="0"/>
          <w:cols w:num="2" w:sep="1" w:space="288"/>
          <w:docGrid w:linePitch="360"/>
        </w:sectPr>
      </w:pPr>
    </w:p>
    <w:p w14:paraId="2614BBEB" w14:textId="77777777" w:rsidR="00B6214E" w:rsidRPr="001D6E4E" w:rsidRDefault="00B6214E" w:rsidP="00C65A78">
      <w:pPr>
        <w:pStyle w:val="l-vlrg-prayer-125-indented"/>
        <w:rPr>
          <w:rStyle w:val="l-exclamation-15-lrgChar"/>
          <w:rFonts w:cstheme="minorBidi"/>
        </w:rPr>
      </w:pPr>
      <w:r w:rsidRPr="00D96EF9">
        <w:t>Priest:</w:t>
      </w:r>
      <w:r w:rsidRPr="006B30DC">
        <w:t xml:space="preserve"> </w:t>
      </w:r>
      <w:r w:rsidRPr="00FA119E">
        <w:rPr>
          <w:rStyle w:val="l-exclamation-15-lrgChar"/>
        </w:rPr>
        <w:t xml:space="preserve">That they also with us may glorify Thy most honorable and majestic name: of the Father, and of the Son, and of the Holy Spirit, now and ever, and unto the ages of ages. </w:t>
      </w:r>
    </w:p>
    <w:p w14:paraId="0479ED42" w14:textId="77777777" w:rsidR="00B6214E" w:rsidRPr="006B30DC" w:rsidRDefault="00B6214E" w:rsidP="00C65A78">
      <w:pPr>
        <w:pStyle w:val="l-vlrg-prayer-125-indented"/>
      </w:pPr>
      <w:r w:rsidRPr="00B068BC">
        <w:rPr>
          <w:rStyle w:val="l-label-largeChar"/>
        </w:rPr>
        <w:t>Choir:</w:t>
      </w:r>
      <w:r w:rsidRPr="006B30DC">
        <w:t xml:space="preserve"> </w:t>
      </w:r>
      <w:r w:rsidRPr="00B068BC">
        <w:rPr>
          <w:rStyle w:val="l-choir-lrgChar"/>
        </w:rPr>
        <w:t>Amen.</w:t>
      </w:r>
    </w:p>
    <w:p w14:paraId="5525E347" w14:textId="77777777" w:rsidR="00CA7570" w:rsidRDefault="00CA7570">
      <w:pPr>
        <w:spacing w:line="240" w:lineRule="auto"/>
        <w:rPr>
          <w:rFonts w:ascii="Times New Roman" w:eastAsia="Times New Roman" w:hAnsi="Times New Roman" w:cs="Times New Roman"/>
          <w:i/>
          <w:iCs/>
          <w:color w:val="FF0000"/>
          <w:sz w:val="28"/>
          <w:szCs w:val="28"/>
        </w:rPr>
      </w:pPr>
      <w:r>
        <w:br w:type="page"/>
      </w:r>
    </w:p>
    <w:p w14:paraId="548FAA02" w14:textId="0D4CC4C8" w:rsidR="00B6214E" w:rsidRPr="00BD3BE4" w:rsidRDefault="00B6214E" w:rsidP="00B23A0F">
      <w:pPr>
        <w:pStyle w:val="l-rubric-lrg"/>
        <w:jc w:val="center"/>
      </w:pPr>
      <w:r w:rsidRPr="00BD3BE4">
        <w:lastRenderedPageBreak/>
        <w:t>The Litany of the Faithful</w:t>
      </w:r>
    </w:p>
    <w:p w14:paraId="2679EEF0" w14:textId="77777777" w:rsidR="00603DC2" w:rsidRDefault="00603DC2" w:rsidP="005C70D1">
      <w:pPr>
        <w:pStyle w:val="l-prayer-15-lrg"/>
        <w:rPr>
          <w:rStyle w:val="l-label-largeChar"/>
        </w:rPr>
        <w:sectPr w:rsidR="00603DC2" w:rsidSect="00CE71EC">
          <w:type w:val="continuous"/>
          <w:pgSz w:w="12240" w:h="15840" w:code="1"/>
          <w:pgMar w:top="432" w:right="432" w:bottom="432" w:left="432" w:header="720" w:footer="432" w:gutter="0"/>
          <w:cols w:space="720"/>
          <w:docGrid w:linePitch="360"/>
        </w:sectPr>
      </w:pPr>
    </w:p>
    <w:p w14:paraId="2ED0295B" w14:textId="77777777" w:rsidR="00B6214E" w:rsidRPr="006B30DC" w:rsidRDefault="00B6214E" w:rsidP="00C65A78">
      <w:pPr>
        <w:pStyle w:val="l-vlrg-prayer-125-indented"/>
      </w:pPr>
      <w:r w:rsidRPr="00B23A0F">
        <w:rPr>
          <w:rStyle w:val="l-label-largeChar"/>
        </w:rPr>
        <w:t>Deacon or Priest:</w:t>
      </w:r>
      <w:r w:rsidRPr="006B30DC">
        <w:t xml:space="preserve"> As many as are catechumens, depart; catechumens, depart; as many as are catechumens, depart; let none of the catechumens remain; as many as are of the faithful, again and again, in peace let us pray to the Lord.</w:t>
      </w:r>
    </w:p>
    <w:p w14:paraId="02CF5C6F" w14:textId="77777777" w:rsidR="00B6214E" w:rsidRPr="00B23A0F" w:rsidRDefault="00B6214E" w:rsidP="00C65A78">
      <w:pPr>
        <w:pStyle w:val="l-vlrg-prayer-125-indented"/>
        <w:rPr>
          <w:rStyle w:val="l-rubric-lrgChar"/>
        </w:rPr>
      </w:pPr>
      <w:r w:rsidRPr="00B23A0F">
        <w:rPr>
          <w:rStyle w:val="l-label-largeChar"/>
        </w:rPr>
        <w:t>Choir:</w:t>
      </w:r>
      <w:r w:rsidRPr="006B30DC">
        <w:t xml:space="preserve"> </w:t>
      </w:r>
      <w:r w:rsidRPr="00D0289A">
        <w:rPr>
          <w:rStyle w:val="l-choir-lrgChar"/>
        </w:rPr>
        <w:t>Lord, have mercy.</w:t>
      </w:r>
      <w:r w:rsidRPr="006B30DC">
        <w:t xml:space="preserve"> </w:t>
      </w:r>
      <w:r w:rsidRPr="00B23A0F">
        <w:rPr>
          <w:rStyle w:val="l-rubric-lrgChar"/>
        </w:rPr>
        <w:t>(Slowly if there be no deacon.)</w:t>
      </w:r>
      <w:r w:rsidR="00603DC2">
        <w:rPr>
          <w:rStyle w:val="l-rubric-lrgChar"/>
        </w:rPr>
        <w:br w:type="column"/>
      </w:r>
    </w:p>
    <w:p w14:paraId="6819AFAA" w14:textId="77777777" w:rsidR="00B6214E" w:rsidRPr="006B30DC" w:rsidRDefault="00B6214E" w:rsidP="00C65A78">
      <w:pPr>
        <w:pStyle w:val="l-vlrg-prayer-125-indented"/>
      </w:pPr>
      <w:r w:rsidRPr="006B30DC">
        <w:t xml:space="preserve">--Help us, save us, have mercy on us, and keep us, O God, by Thy grace. </w:t>
      </w:r>
    </w:p>
    <w:p w14:paraId="3C750672" w14:textId="77777777" w:rsidR="00B6214E" w:rsidRPr="00D0289A" w:rsidRDefault="00B6214E" w:rsidP="00C65A78">
      <w:pPr>
        <w:pStyle w:val="l-vlrg-prayer-125-indented"/>
        <w:rPr>
          <w:rStyle w:val="l-choir-lrgChar"/>
        </w:rPr>
      </w:pPr>
      <w:r w:rsidRPr="00B23A0F">
        <w:rPr>
          <w:rStyle w:val="l-label-largeChar"/>
        </w:rPr>
        <w:t>Choir:</w:t>
      </w:r>
      <w:r w:rsidRPr="006B30DC">
        <w:t xml:space="preserve"> </w:t>
      </w:r>
      <w:r w:rsidRPr="00D0289A">
        <w:rPr>
          <w:rStyle w:val="l-choir-lrgChar"/>
        </w:rPr>
        <w:t>Lord, have mercy.</w:t>
      </w:r>
    </w:p>
    <w:p w14:paraId="70850D4A" w14:textId="77777777" w:rsidR="00224A0D" w:rsidRDefault="00224A0D" w:rsidP="00C65A78">
      <w:pPr>
        <w:pStyle w:val="l-vlrg-prayer-125-indented"/>
      </w:pPr>
    </w:p>
    <w:p w14:paraId="3B5BD3D5" w14:textId="77777777" w:rsidR="00B6214E" w:rsidRDefault="00B6214E" w:rsidP="00C65A78">
      <w:pPr>
        <w:pStyle w:val="l-vlrg-prayer-125-indented"/>
      </w:pPr>
      <w:r w:rsidRPr="006B30DC">
        <w:t>--Wisdom!</w:t>
      </w:r>
    </w:p>
    <w:p w14:paraId="4CDA6746" w14:textId="77777777" w:rsidR="00603DC2" w:rsidRDefault="00603DC2" w:rsidP="001A30C5">
      <w:pPr>
        <w:pStyle w:val="l-rubric-lrg"/>
        <w:jc w:val="center"/>
        <w:rPr>
          <w:rStyle w:val="spa"/>
          <w:rFonts w:ascii="Times New Roman" w:hAnsi="Times New Roman" w:cs="Times New Roman"/>
          <w:b w:val="0"/>
          <w:bCs w:val="0"/>
          <w:sz w:val="28"/>
          <w:szCs w:val="28"/>
        </w:rPr>
        <w:sectPr w:rsidR="00603DC2" w:rsidSect="00CE71EC">
          <w:type w:val="continuous"/>
          <w:pgSz w:w="12240" w:h="15840" w:code="1"/>
          <w:pgMar w:top="432" w:right="432" w:bottom="432" w:left="432" w:header="720" w:footer="432" w:gutter="0"/>
          <w:cols w:num="2" w:sep="1" w:space="720"/>
          <w:docGrid w:linePitch="360"/>
        </w:sectPr>
      </w:pPr>
    </w:p>
    <w:p w14:paraId="71B8BA8C" w14:textId="77777777" w:rsidR="00603DC2" w:rsidRDefault="00603DC2" w:rsidP="001A30C5">
      <w:pPr>
        <w:pStyle w:val="l-rubric-lrg"/>
        <w:jc w:val="center"/>
        <w:rPr>
          <w:rStyle w:val="spa"/>
          <w:rFonts w:ascii="Times New Roman" w:hAnsi="Times New Roman" w:cs="Times New Roman"/>
          <w:b w:val="0"/>
          <w:bCs w:val="0"/>
          <w:sz w:val="28"/>
          <w:szCs w:val="28"/>
        </w:rPr>
      </w:pPr>
    </w:p>
    <w:p w14:paraId="56D9900F" w14:textId="77777777" w:rsidR="00D46DDF" w:rsidRPr="00B23A0F" w:rsidRDefault="00D46DDF" w:rsidP="001A30C5">
      <w:pPr>
        <w:pStyle w:val="l-rubric-lrg"/>
        <w:jc w:val="center"/>
        <w:rPr>
          <w:rStyle w:val="spa"/>
          <w:rFonts w:ascii="Times New Roman" w:hAnsi="Times New Roman" w:cs="Times New Roman"/>
          <w:b w:val="0"/>
          <w:bCs w:val="0"/>
          <w:sz w:val="28"/>
          <w:szCs w:val="28"/>
        </w:rPr>
      </w:pPr>
      <w:r w:rsidRPr="00B23A0F">
        <w:rPr>
          <w:rStyle w:val="spa"/>
          <w:rFonts w:ascii="Times New Roman" w:hAnsi="Times New Roman" w:cs="Times New Roman"/>
          <w:b w:val="0"/>
          <w:bCs w:val="0"/>
          <w:sz w:val="28"/>
          <w:szCs w:val="28"/>
        </w:rPr>
        <w:t xml:space="preserve">The First Prayer of the Faithful </w:t>
      </w:r>
      <w:r w:rsidR="003437EC">
        <w:rPr>
          <w:rStyle w:val="spa"/>
          <w:rFonts w:ascii="Times New Roman" w:hAnsi="Times New Roman" w:cs="Times New Roman"/>
          <w:b w:val="0"/>
          <w:bCs w:val="0"/>
          <w:sz w:val="28"/>
          <w:szCs w:val="28"/>
        </w:rPr>
        <w:t xml:space="preserve">* </w:t>
      </w:r>
      <w:r w:rsidRPr="00B23A0F">
        <w:rPr>
          <w:rStyle w:val="spa"/>
          <w:rFonts w:ascii="Times New Roman" w:hAnsi="Times New Roman" w:cs="Times New Roman"/>
          <w:b w:val="0"/>
          <w:bCs w:val="0"/>
          <w:sz w:val="28"/>
          <w:szCs w:val="28"/>
        </w:rPr>
        <w:t>(silently)</w:t>
      </w:r>
    </w:p>
    <w:p w14:paraId="21F600FB" w14:textId="77777777" w:rsidR="00CA7570" w:rsidRDefault="00CA7570" w:rsidP="00C65A78">
      <w:pPr>
        <w:pStyle w:val="l-vlrg-silent-125-indented"/>
        <w:rPr>
          <w:rStyle w:val="l-label-largeChar"/>
        </w:rPr>
        <w:sectPr w:rsidR="00CA7570" w:rsidSect="00CE71EC">
          <w:type w:val="continuous"/>
          <w:pgSz w:w="12240" w:h="15840" w:code="1"/>
          <w:pgMar w:top="432" w:right="432" w:bottom="432" w:left="432" w:header="720" w:footer="432" w:gutter="0"/>
          <w:cols w:space="720"/>
          <w:docGrid w:linePitch="360"/>
        </w:sectPr>
      </w:pPr>
    </w:p>
    <w:p w14:paraId="73786B62" w14:textId="298D0498" w:rsidR="003437EC" w:rsidRPr="003437EC" w:rsidRDefault="00D46DDF" w:rsidP="00C65A78">
      <w:pPr>
        <w:pStyle w:val="l-vlrg-silent-125-indented"/>
        <w:rPr>
          <w:lang w:bidi="en-US"/>
        </w:rPr>
      </w:pPr>
      <w:r w:rsidRPr="00B23A0F">
        <w:rPr>
          <w:rStyle w:val="l-label-largeChar"/>
        </w:rPr>
        <w:t>Priest:</w:t>
      </w:r>
      <w:r w:rsidRPr="003A0C99">
        <w:t xml:space="preserve"> </w:t>
      </w:r>
      <w:r w:rsidR="003437EC" w:rsidRPr="003437EC">
        <w:rPr>
          <w:lang w:bidi="en-US"/>
        </w:rPr>
        <w:t xml:space="preserve">Thou, O Lord, hast shown unto us this great mystery of salvation. Thou hast vouchsafed us, Thy humble and unworthy servants, to be ministrants of Thy holy altar. Do Thou enable us with the power of Thy Holy Spirit for this ministry, that standing </w:t>
      </w:r>
      <w:proofErr w:type="spellStart"/>
      <w:r w:rsidR="003437EC" w:rsidRPr="003437EC">
        <w:rPr>
          <w:lang w:bidi="en-US"/>
        </w:rPr>
        <w:t>uncondemned</w:t>
      </w:r>
      <w:proofErr w:type="spellEnd"/>
      <w:r w:rsidR="003437EC" w:rsidRPr="003437EC">
        <w:rPr>
          <w:lang w:bidi="en-US"/>
        </w:rPr>
        <w:t xml:space="preserve"> before Thy </w:t>
      </w:r>
      <w:r w:rsidR="003437EC" w:rsidRPr="003437EC">
        <w:rPr>
          <w:lang w:bidi="en-US"/>
        </w:rPr>
        <w:t>holy glory, we may offer unto Thee a sacrifice of praise: For Thou art He who worketh all things in all men. Grant O Lord, also that our sacrifice for our sins, and for the errors of the people be acceptable and well pleasing before Thee.</w:t>
      </w:r>
    </w:p>
    <w:p w14:paraId="3D114DF4" w14:textId="77777777" w:rsidR="00CA7570" w:rsidRDefault="00CA7570" w:rsidP="00C65A78">
      <w:pPr>
        <w:pStyle w:val="l-vlrg-silent-125-indented"/>
        <w:sectPr w:rsidR="00CA7570" w:rsidSect="00C64D47">
          <w:type w:val="continuous"/>
          <w:pgSz w:w="12240" w:h="15840" w:code="1"/>
          <w:pgMar w:top="432" w:right="432" w:bottom="432" w:left="432" w:header="720" w:footer="432" w:gutter="0"/>
          <w:cols w:num="2" w:sep="1" w:space="288"/>
          <w:docGrid w:linePitch="360"/>
        </w:sectPr>
      </w:pPr>
    </w:p>
    <w:p w14:paraId="6DBC89EE" w14:textId="759054C7" w:rsidR="00D46DDF" w:rsidRPr="003A0C99" w:rsidRDefault="00D46DDF" w:rsidP="00C65A78">
      <w:pPr>
        <w:pStyle w:val="l-vlrg-silent-125-indented"/>
      </w:pPr>
    </w:p>
    <w:p w14:paraId="75046F10" w14:textId="77777777" w:rsidR="00B6214E" w:rsidRPr="00D0289A" w:rsidRDefault="00B6214E" w:rsidP="00C65A78">
      <w:pPr>
        <w:pStyle w:val="l-vlrg-prayer-125-indented"/>
        <w:rPr>
          <w:rStyle w:val="l-exclamation-15-lrgChar"/>
        </w:rPr>
      </w:pPr>
      <w:r w:rsidRPr="00B23A0F">
        <w:rPr>
          <w:rStyle w:val="l-label-largeChar"/>
        </w:rPr>
        <w:t>Priest:</w:t>
      </w:r>
      <w:r w:rsidRPr="006B30DC">
        <w:t xml:space="preserve"> </w:t>
      </w:r>
      <w:r w:rsidRPr="00D0289A">
        <w:rPr>
          <w:rStyle w:val="l-exclamation-15-lrgChar"/>
        </w:rPr>
        <w:t xml:space="preserve">For unto Thee is due all glory, honor and worship: to the Father, and to the Son, and to the Holy Spirit, now and ever, and unto the ages of ages. </w:t>
      </w:r>
    </w:p>
    <w:p w14:paraId="46259F8A" w14:textId="77777777" w:rsidR="00B6214E" w:rsidRPr="006B30DC" w:rsidRDefault="00B6214E" w:rsidP="00C65A78">
      <w:pPr>
        <w:pStyle w:val="l-vlrg-prayer-125-indented"/>
      </w:pPr>
      <w:r w:rsidRPr="00B23A0F">
        <w:rPr>
          <w:rStyle w:val="l-label-largeChar"/>
        </w:rPr>
        <w:t>Choir:</w:t>
      </w:r>
      <w:r w:rsidRPr="006B30DC">
        <w:t xml:space="preserve"> </w:t>
      </w:r>
      <w:r w:rsidRPr="00B23A0F">
        <w:rPr>
          <w:rStyle w:val="l-choir-lrgChar"/>
        </w:rPr>
        <w:t>Amen.</w:t>
      </w:r>
    </w:p>
    <w:p w14:paraId="2C664C2C" w14:textId="77777777" w:rsidR="00B6214E" w:rsidRPr="001A30C5" w:rsidRDefault="00D46DDF" w:rsidP="00B23A0F">
      <w:pPr>
        <w:pStyle w:val="l-rubric-lrg"/>
        <w:jc w:val="center"/>
      </w:pPr>
      <w:r>
        <w:br w:type="page"/>
      </w:r>
      <w:r w:rsidR="00131ADE" w:rsidRPr="00B23A0F">
        <w:rPr>
          <w:rStyle w:val="spa"/>
          <w:rFonts w:ascii="Times New Roman" w:hAnsi="Times New Roman" w:cs="Times New Roman"/>
          <w:b w:val="0"/>
          <w:bCs w:val="0"/>
          <w:sz w:val="28"/>
          <w:szCs w:val="28"/>
        </w:rPr>
        <w:lastRenderedPageBreak/>
        <w:t>The Second Litany of the Faithful</w:t>
      </w:r>
    </w:p>
    <w:p w14:paraId="6B85020F" w14:textId="77777777" w:rsidR="00E643F6" w:rsidRDefault="00E643F6" w:rsidP="00C65A78">
      <w:pPr>
        <w:pStyle w:val="l-vlrg-prayer-125-indented"/>
        <w:sectPr w:rsidR="00E643F6" w:rsidSect="00CE71EC">
          <w:type w:val="continuous"/>
          <w:pgSz w:w="12240" w:h="15840" w:code="1"/>
          <w:pgMar w:top="432" w:right="432" w:bottom="432" w:left="432" w:header="720" w:footer="432" w:gutter="0"/>
          <w:cols w:space="720"/>
          <w:docGrid w:linePitch="360"/>
        </w:sectPr>
      </w:pPr>
    </w:p>
    <w:p w14:paraId="68ACDDA0" w14:textId="77777777" w:rsidR="00D46DDF" w:rsidRPr="00D46DDF" w:rsidRDefault="00D46DDF" w:rsidP="00C65A78">
      <w:pPr>
        <w:pStyle w:val="l-vlrg-prayer-125-indented"/>
      </w:pPr>
      <w:r w:rsidRPr="006B30DC">
        <w:t>--Again and again, in peace let us pray to the Lord.</w:t>
      </w:r>
    </w:p>
    <w:p w14:paraId="4ABF3DC8" w14:textId="77777777" w:rsidR="00B6214E" w:rsidRDefault="00B6214E" w:rsidP="00C65A78">
      <w:pPr>
        <w:pStyle w:val="l-vlrg-prayer-125-indented"/>
      </w:pPr>
      <w:r w:rsidRPr="00B23A0F">
        <w:rPr>
          <w:rStyle w:val="l-label-largeChar"/>
        </w:rPr>
        <w:t>Choir:</w:t>
      </w:r>
      <w:r w:rsidRPr="006B30DC">
        <w:t xml:space="preserve"> </w:t>
      </w:r>
      <w:r w:rsidRPr="00B23A0F">
        <w:rPr>
          <w:rStyle w:val="l-choir-lrgChar"/>
        </w:rPr>
        <w:t>Lord, have mercy.</w:t>
      </w:r>
      <w:r w:rsidRPr="006B30DC">
        <w:t xml:space="preserve"> </w:t>
      </w:r>
      <w:r w:rsidRPr="00B23A0F">
        <w:rPr>
          <w:rStyle w:val="l-rubric-lrgChar"/>
        </w:rPr>
        <w:t>(Slowly, if there be no deacon.)</w:t>
      </w:r>
    </w:p>
    <w:p w14:paraId="25B208C2" w14:textId="77777777" w:rsidR="00E643F6" w:rsidRDefault="00E643F6" w:rsidP="00C65A78">
      <w:pPr>
        <w:pStyle w:val="l-vlrg-prayer-125-indented"/>
        <w:sectPr w:rsidR="00E643F6" w:rsidSect="00CE71EC">
          <w:type w:val="continuous"/>
          <w:pgSz w:w="12240" w:h="15840" w:code="1"/>
          <w:pgMar w:top="432" w:right="432" w:bottom="432" w:left="432" w:header="720" w:footer="432" w:gutter="0"/>
          <w:cols w:num="2" w:sep="1" w:space="720"/>
          <w:docGrid w:linePitch="360"/>
        </w:sectPr>
      </w:pPr>
    </w:p>
    <w:p w14:paraId="3A06D1EB" w14:textId="77777777" w:rsidR="00B6214E" w:rsidRPr="00BD3BE4" w:rsidRDefault="00B6214E" w:rsidP="00B23A0F">
      <w:pPr>
        <w:pStyle w:val="l-rubric-lrg"/>
      </w:pPr>
      <w:r w:rsidRPr="00BD3BE4">
        <w:t>If there be no deacon, the following petitions are not said:</w:t>
      </w:r>
    </w:p>
    <w:p w14:paraId="32AFFD3D" w14:textId="77777777" w:rsidR="00E643F6" w:rsidRDefault="00E643F6" w:rsidP="00C65A78">
      <w:pPr>
        <w:pStyle w:val="l-vlrg-prayer-125-indented"/>
        <w:sectPr w:rsidR="00E643F6" w:rsidSect="00CE71EC">
          <w:type w:val="continuous"/>
          <w:pgSz w:w="12240" w:h="15840" w:code="1"/>
          <w:pgMar w:top="432" w:right="432" w:bottom="432" w:left="432" w:header="720" w:footer="432" w:gutter="0"/>
          <w:cols w:space="720"/>
          <w:docGrid w:linePitch="360"/>
        </w:sectPr>
      </w:pPr>
    </w:p>
    <w:p w14:paraId="2492D0F9" w14:textId="77777777" w:rsidR="00B6214E" w:rsidRPr="006B30DC" w:rsidRDefault="00B6214E" w:rsidP="00C65A78">
      <w:pPr>
        <w:pStyle w:val="l-vlrg-prayer-125-indented"/>
      </w:pPr>
      <w:r w:rsidRPr="006B30DC">
        <w:t>--For the peace from above, and the salvation of our souls, let us pray to the Lord.</w:t>
      </w:r>
    </w:p>
    <w:p w14:paraId="2F67A2B2" w14:textId="77777777" w:rsidR="00B6214E" w:rsidRPr="006B30DC" w:rsidRDefault="00B6214E" w:rsidP="00C65A78">
      <w:pPr>
        <w:pStyle w:val="l-vlrg-prayer-125-indented"/>
      </w:pPr>
      <w:r w:rsidRPr="00B23A0F">
        <w:rPr>
          <w:rStyle w:val="l-label-largeChar"/>
        </w:rPr>
        <w:t>Choir:</w:t>
      </w:r>
      <w:r w:rsidRPr="006B30DC">
        <w:rPr>
          <w:b/>
          <w:bCs/>
          <w:i/>
          <w:iCs/>
        </w:rPr>
        <w:t xml:space="preserve"> </w:t>
      </w:r>
      <w:r w:rsidRPr="00D0289A">
        <w:rPr>
          <w:rStyle w:val="l-choir-lrgChar"/>
        </w:rPr>
        <w:t>Lord, have mercy</w:t>
      </w:r>
      <w:r w:rsidRPr="006B30DC">
        <w:t>.</w:t>
      </w:r>
    </w:p>
    <w:p w14:paraId="35D95005" w14:textId="77777777" w:rsidR="00B6214E" w:rsidRPr="006B30DC" w:rsidRDefault="00B6214E" w:rsidP="00C65A78">
      <w:pPr>
        <w:pStyle w:val="l-vlrg-prayer-125-indented"/>
      </w:pPr>
      <w:r w:rsidRPr="006B30DC">
        <w:t xml:space="preserve">--For the peace of the whole world, the good estate of the holy churches of God, and the union of all, let us pray to the Lord. </w:t>
      </w:r>
    </w:p>
    <w:p w14:paraId="6CDFA2FC" w14:textId="77777777" w:rsidR="00B6214E" w:rsidRPr="006B30DC" w:rsidRDefault="00B6214E" w:rsidP="00C65A78">
      <w:pPr>
        <w:pStyle w:val="l-vlrg-prayer-125-indented"/>
      </w:pPr>
      <w:r w:rsidRPr="00B23A0F">
        <w:rPr>
          <w:rStyle w:val="l-label-largeChar"/>
        </w:rPr>
        <w:t>Choir:</w:t>
      </w:r>
      <w:r w:rsidRPr="006B30DC">
        <w:t xml:space="preserve"> </w:t>
      </w:r>
      <w:r w:rsidRPr="00D0289A">
        <w:rPr>
          <w:rStyle w:val="l-choir-lrgChar"/>
        </w:rPr>
        <w:t>Lord, have mercy.</w:t>
      </w:r>
    </w:p>
    <w:p w14:paraId="5A7C8F36" w14:textId="77777777" w:rsidR="00B6214E" w:rsidRPr="006B30DC" w:rsidRDefault="00B6214E" w:rsidP="00C65A78">
      <w:pPr>
        <w:pStyle w:val="l-vlrg-prayer-125-indented"/>
      </w:pPr>
      <w:r w:rsidRPr="006B30DC">
        <w:t>--For this holy temple, and for them that with faith, reverence, and the fear of God enter herein, let us pray to the Lord.</w:t>
      </w:r>
    </w:p>
    <w:p w14:paraId="778EF995" w14:textId="77777777" w:rsidR="00B6214E" w:rsidRPr="00D0289A" w:rsidRDefault="00B6214E" w:rsidP="00C65A78">
      <w:pPr>
        <w:pStyle w:val="l-vlrg-prayer-125-indented"/>
        <w:rPr>
          <w:rStyle w:val="l-choir-lrgChar"/>
        </w:rPr>
      </w:pPr>
      <w:r w:rsidRPr="00B23A0F">
        <w:rPr>
          <w:rStyle w:val="l-label-largeChar"/>
        </w:rPr>
        <w:t>Choir:</w:t>
      </w:r>
      <w:r w:rsidRPr="006B30DC">
        <w:t xml:space="preserve"> </w:t>
      </w:r>
      <w:r w:rsidRPr="00D0289A">
        <w:rPr>
          <w:rStyle w:val="l-choir-lrgChar"/>
        </w:rPr>
        <w:t>Lord, have mercy.</w:t>
      </w:r>
    </w:p>
    <w:p w14:paraId="4309C9B5" w14:textId="77777777" w:rsidR="00B6214E" w:rsidRPr="006B30DC" w:rsidRDefault="00B6214E" w:rsidP="00C65A78">
      <w:pPr>
        <w:pStyle w:val="l-vlrg-prayer-125-indented"/>
      </w:pPr>
      <w:r w:rsidRPr="006B30DC">
        <w:t>--That we may be delivered from all tribulation, wrath, and necessity, let us pray to the Lord.</w:t>
      </w:r>
    </w:p>
    <w:p w14:paraId="698BF2E7" w14:textId="77777777" w:rsidR="00B6214E" w:rsidRPr="006B30DC" w:rsidRDefault="00B6214E" w:rsidP="00C65A78">
      <w:pPr>
        <w:pStyle w:val="l-vlrg-prayer-125-indented"/>
      </w:pPr>
      <w:r w:rsidRPr="00B23A0F">
        <w:rPr>
          <w:rStyle w:val="l-label-largeChar"/>
        </w:rPr>
        <w:t>Choir:</w:t>
      </w:r>
      <w:r w:rsidRPr="006B30DC">
        <w:t xml:space="preserve"> </w:t>
      </w:r>
      <w:r w:rsidRPr="00D0289A">
        <w:rPr>
          <w:rStyle w:val="l-choir-lrgChar"/>
        </w:rPr>
        <w:t>Lord, have mercy.</w:t>
      </w:r>
    </w:p>
    <w:p w14:paraId="38F27311" w14:textId="77777777" w:rsidR="00E643F6" w:rsidRDefault="00E643F6" w:rsidP="00C65A78">
      <w:pPr>
        <w:pStyle w:val="l-vlrg-prayer-125-indented"/>
        <w:sectPr w:rsidR="00E643F6" w:rsidSect="00CE71EC">
          <w:type w:val="continuous"/>
          <w:pgSz w:w="12240" w:h="15840" w:code="1"/>
          <w:pgMar w:top="432" w:right="432" w:bottom="432" w:left="432" w:header="720" w:footer="432" w:gutter="0"/>
          <w:cols w:num="2" w:sep="1" w:space="720"/>
          <w:docGrid w:linePitch="360"/>
        </w:sectPr>
      </w:pPr>
    </w:p>
    <w:p w14:paraId="399714F0" w14:textId="66DF0664" w:rsidR="002E77BD" w:rsidRPr="002E77BD" w:rsidRDefault="002E77BD" w:rsidP="00B23A0F">
      <w:pPr>
        <w:pStyle w:val="l-rubric-lrg"/>
      </w:pPr>
      <w:r w:rsidRPr="002E77BD">
        <w:t>These petitions are always said:</w:t>
      </w:r>
    </w:p>
    <w:p w14:paraId="740B133A" w14:textId="77777777" w:rsidR="00E643F6" w:rsidRDefault="00E643F6" w:rsidP="00C65A78">
      <w:pPr>
        <w:pStyle w:val="l-vlrg-prayer-125-indented"/>
        <w:sectPr w:rsidR="00E643F6" w:rsidSect="00CE71EC">
          <w:type w:val="continuous"/>
          <w:pgSz w:w="12240" w:h="15840" w:code="1"/>
          <w:pgMar w:top="432" w:right="432" w:bottom="432" w:left="432" w:header="720" w:footer="432" w:gutter="0"/>
          <w:cols w:space="720"/>
          <w:docGrid w:linePitch="360"/>
        </w:sectPr>
      </w:pPr>
    </w:p>
    <w:p w14:paraId="67ED8251" w14:textId="77777777" w:rsidR="00B6214E" w:rsidRPr="006B30DC" w:rsidRDefault="00B6214E" w:rsidP="00C65A78">
      <w:pPr>
        <w:pStyle w:val="l-vlrg-prayer-125-indented"/>
      </w:pPr>
      <w:r w:rsidRPr="006B30DC">
        <w:t>--Help us, save us, have mercy on us, and keep us, O God, by Thy grace.</w:t>
      </w:r>
    </w:p>
    <w:p w14:paraId="1DAD4D25" w14:textId="77777777" w:rsidR="00B6214E" w:rsidRPr="005C70D1" w:rsidRDefault="00B6214E" w:rsidP="00C65A78">
      <w:pPr>
        <w:pStyle w:val="l-vlrg-prayer-125-indented"/>
        <w:rPr>
          <w:rStyle w:val="l-exclamation-15-lrgChar"/>
        </w:rPr>
      </w:pPr>
      <w:r w:rsidRPr="00B23A0F">
        <w:rPr>
          <w:rStyle w:val="l-label-largeChar"/>
        </w:rPr>
        <w:t>Choir:</w:t>
      </w:r>
      <w:r w:rsidRPr="006B30DC">
        <w:t xml:space="preserve"> </w:t>
      </w:r>
      <w:r w:rsidRPr="00D0289A">
        <w:rPr>
          <w:rStyle w:val="l-choir-lrgChar"/>
        </w:rPr>
        <w:t>Lord, have mercy.</w:t>
      </w:r>
      <w:r w:rsidR="00603DC2">
        <w:br w:type="column"/>
      </w:r>
      <w:r w:rsidRPr="006B30DC">
        <w:t>--</w:t>
      </w:r>
      <w:r w:rsidRPr="005C70D1">
        <w:rPr>
          <w:rStyle w:val="l-exclamation-15-lrgChar"/>
        </w:rPr>
        <w:t>Wisdom!</w:t>
      </w:r>
    </w:p>
    <w:p w14:paraId="1C75579D" w14:textId="77777777" w:rsidR="00E643F6" w:rsidRDefault="00E643F6" w:rsidP="00C65A78">
      <w:pPr>
        <w:pStyle w:val="l-vlrg-prayer-125-indented"/>
        <w:rPr>
          <w:rStyle w:val="spa"/>
          <w:sz w:val="32"/>
        </w:rPr>
        <w:sectPr w:rsidR="00E643F6" w:rsidSect="00CE71EC">
          <w:type w:val="continuous"/>
          <w:pgSz w:w="12240" w:h="15840" w:code="1"/>
          <w:pgMar w:top="432" w:right="432" w:bottom="432" w:left="432" w:header="720" w:footer="432" w:gutter="0"/>
          <w:cols w:num="2" w:sep="1" w:space="720"/>
          <w:docGrid w:linePitch="360"/>
        </w:sectPr>
      </w:pPr>
    </w:p>
    <w:p w14:paraId="5CAEED56" w14:textId="77777777" w:rsidR="00D46DDF" w:rsidRPr="006F25B2" w:rsidRDefault="00D46DDF" w:rsidP="00D0289A">
      <w:pPr>
        <w:pStyle w:val="l-rubric-lrg"/>
        <w:jc w:val="center"/>
      </w:pPr>
      <w:r w:rsidRPr="006F25B2">
        <w:t xml:space="preserve">The Second Prayer of the Faithful </w:t>
      </w:r>
      <w:r w:rsidR="003437EC">
        <w:t xml:space="preserve">* </w:t>
      </w:r>
      <w:r w:rsidRPr="006F25B2">
        <w:t>(silently)</w:t>
      </w:r>
    </w:p>
    <w:p w14:paraId="33AB1E5A" w14:textId="77777777" w:rsidR="00CA7570" w:rsidRDefault="00CA7570" w:rsidP="00C65A78">
      <w:pPr>
        <w:pStyle w:val="l-vlrg-silent-125-indented"/>
        <w:rPr>
          <w:rStyle w:val="l-label-largeChar"/>
        </w:rPr>
        <w:sectPr w:rsidR="00CA7570" w:rsidSect="00CE71EC">
          <w:type w:val="continuous"/>
          <w:pgSz w:w="12240" w:h="15840" w:code="1"/>
          <w:pgMar w:top="432" w:right="432" w:bottom="432" w:left="432" w:header="720" w:footer="432" w:gutter="0"/>
          <w:cols w:space="720"/>
          <w:docGrid w:linePitch="360"/>
        </w:sectPr>
      </w:pPr>
    </w:p>
    <w:p w14:paraId="3DD3EB23" w14:textId="18F96BD9" w:rsidR="003437EC" w:rsidRPr="00F40B75" w:rsidRDefault="00D46DDF" w:rsidP="00C65A78">
      <w:pPr>
        <w:pStyle w:val="l-vlrg-silent-125-indented"/>
        <w:rPr>
          <w:rStyle w:val="l-vlrg-silent-125-indentedChar"/>
          <w:rPrChange w:id="4" w:author="Timothy Holland" w:date="2023-04-13T13:04:00Z">
            <w:rPr>
              <w:lang w:bidi="en-US"/>
            </w:rPr>
          </w:rPrChange>
        </w:rPr>
      </w:pPr>
      <w:r w:rsidRPr="00B23A0F">
        <w:rPr>
          <w:rStyle w:val="l-label-largeChar"/>
        </w:rPr>
        <w:t>Priest:</w:t>
      </w:r>
      <w:r w:rsidRPr="003A0C99">
        <w:t xml:space="preserve"> </w:t>
      </w:r>
      <w:r w:rsidR="003437EC" w:rsidRPr="00F40B75">
        <w:rPr>
          <w:rStyle w:val="l-vlrg-silent-125-indentedChar"/>
          <w:rPrChange w:id="5" w:author="Timothy Holland" w:date="2023-04-13T13:04:00Z">
            <w:rPr>
              <w:lang w:bidi="en-US"/>
            </w:rPr>
          </w:rPrChange>
        </w:rPr>
        <w:t xml:space="preserve">O God, who in mercy and compassion hast visited our lowliness; Who appointed us, Thy humble, and sinful, and unworthy servants to minister at thy holy altar in the presence of Thy holy glory: Do </w:t>
      </w:r>
      <w:r w:rsidR="003437EC" w:rsidRPr="00F40B75">
        <w:rPr>
          <w:rStyle w:val="l-vlrg-silent-125-indentedChar"/>
          <w:rPrChange w:id="6" w:author="Timothy Holland" w:date="2023-04-13T13:04:00Z">
            <w:rPr>
              <w:lang w:bidi="en-US"/>
            </w:rPr>
          </w:rPrChange>
        </w:rPr>
        <w:t>Thou strengthen us by Thy Holy Spirit for this service, and grant us speech in the opening of our mouth, with which to invoke the grace of Thy Holy Spirit upon the gifts that we desire to offer.</w:t>
      </w:r>
    </w:p>
    <w:p w14:paraId="242B0EA0" w14:textId="77777777" w:rsidR="00CA7570" w:rsidRDefault="00CA7570" w:rsidP="00C65A78">
      <w:pPr>
        <w:pStyle w:val="l-vlrg-silent-125-indented"/>
        <w:sectPr w:rsidR="00CA7570" w:rsidSect="00C64D47">
          <w:type w:val="continuous"/>
          <w:pgSz w:w="12240" w:h="15840" w:code="1"/>
          <w:pgMar w:top="432" w:right="432" w:bottom="432" w:left="432" w:header="720" w:footer="432" w:gutter="0"/>
          <w:cols w:num="2" w:sep="1" w:space="288"/>
          <w:docGrid w:linePitch="360"/>
        </w:sectPr>
      </w:pPr>
    </w:p>
    <w:p w14:paraId="05F070F7" w14:textId="46B83737" w:rsidR="006F25B2" w:rsidRDefault="006F25B2" w:rsidP="00C65A78">
      <w:pPr>
        <w:pStyle w:val="l-vlrg-silent-125-indented"/>
      </w:pPr>
    </w:p>
    <w:p w14:paraId="742A5FA3" w14:textId="77777777" w:rsidR="00B6214E" w:rsidRPr="00F40B75" w:rsidRDefault="00B6214E" w:rsidP="00C65A78">
      <w:pPr>
        <w:pStyle w:val="l-vlrg-prayer-125-indented"/>
        <w:rPr>
          <w:rStyle w:val="l-vlrg-exclamation-125Char"/>
          <w:rPrChange w:id="7" w:author="Timothy Holland" w:date="2023-04-13T13:03:00Z">
            <w:rPr>
              <w:rStyle w:val="l-exclamation-15-lrgChar"/>
            </w:rPr>
          </w:rPrChange>
        </w:rPr>
      </w:pPr>
      <w:r w:rsidRPr="00B23A0F">
        <w:rPr>
          <w:rStyle w:val="l-label-largeChar"/>
        </w:rPr>
        <w:lastRenderedPageBreak/>
        <w:t>Priest:</w:t>
      </w:r>
      <w:r w:rsidRPr="006B30DC">
        <w:t xml:space="preserve"> </w:t>
      </w:r>
      <w:r w:rsidRPr="00F40B75">
        <w:rPr>
          <w:rStyle w:val="l-vlrg-exclamation-125Char"/>
          <w:rPrChange w:id="8" w:author="Timothy Holland" w:date="2023-04-13T13:03:00Z">
            <w:rPr>
              <w:rStyle w:val="l-exclamation-15-lrgChar"/>
            </w:rPr>
          </w:rPrChange>
        </w:rPr>
        <w:t>That always being guarded under Thy dominion, we may send up glory unto Thee: to the Father, and to the Son and to the Holy Spirit, now and ever, and unto the ages of ages.</w:t>
      </w:r>
    </w:p>
    <w:p w14:paraId="18A3DAFE" w14:textId="77777777" w:rsidR="00B6214E" w:rsidRPr="006B30DC" w:rsidRDefault="00B6214E" w:rsidP="00C65A78">
      <w:pPr>
        <w:pStyle w:val="l-vlrg-prayer-125-indented"/>
      </w:pPr>
      <w:r w:rsidRPr="00B23A0F">
        <w:rPr>
          <w:rStyle w:val="l-label-largeChar"/>
        </w:rPr>
        <w:t>Choir:</w:t>
      </w:r>
      <w:r w:rsidRPr="006B30DC">
        <w:t xml:space="preserve"> </w:t>
      </w:r>
      <w:r w:rsidRPr="00B23A0F">
        <w:rPr>
          <w:rStyle w:val="l-choir-lrgChar"/>
        </w:rPr>
        <w:t>Amen.</w:t>
      </w:r>
    </w:p>
    <w:p w14:paraId="6114EF9A" w14:textId="150519C0" w:rsidR="00B6214E" w:rsidRPr="001E237D" w:rsidRDefault="00B6214E" w:rsidP="00B23A0F">
      <w:pPr>
        <w:pStyle w:val="l-rubric-lrg"/>
        <w:jc w:val="center"/>
      </w:pPr>
      <w:r w:rsidRPr="006F25B2">
        <w:t>The Cherubic Hymn</w:t>
      </w:r>
    </w:p>
    <w:p w14:paraId="506A5597" w14:textId="7FB9920B" w:rsidR="00131ADE" w:rsidRDefault="00B6214E" w:rsidP="00B23A0F">
      <w:pPr>
        <w:pStyle w:val="l-rubric-lrg"/>
      </w:pPr>
      <w:r w:rsidRPr="00B23A0F">
        <w:rPr>
          <w:rStyle w:val="l-label-largeChar"/>
        </w:rPr>
        <w:t>Choir:</w:t>
      </w:r>
      <w:r w:rsidRPr="006B30DC">
        <w:t xml:space="preserve"> </w:t>
      </w:r>
      <w:r w:rsidRPr="00D0289A">
        <w:rPr>
          <w:rStyle w:val="l-choir-lrgChar"/>
          <w:i w:val="0"/>
        </w:rPr>
        <w:t>Let us who mystically represent the Cherubim, and chant the thrice-holy hymn unto the Life-creating Trinity, now lay aside all earthly care.</w:t>
      </w:r>
      <w:r w:rsidR="00E643F6" w:rsidRPr="00D0289A">
        <w:rPr>
          <w:rStyle w:val="l-choir-lrgChar"/>
          <w:i w:val="0"/>
        </w:rPr>
        <w:t xml:space="preserve"> </w:t>
      </w:r>
      <w:r w:rsidR="002E77BD" w:rsidRPr="002E77BD">
        <w:t xml:space="preserve">Repeat, slowly, as needed. </w:t>
      </w:r>
    </w:p>
    <w:p w14:paraId="49CF1410" w14:textId="77777777" w:rsidR="00131ADE" w:rsidRPr="00131ADE" w:rsidRDefault="00131ADE" w:rsidP="00B23A0F">
      <w:pPr>
        <w:pStyle w:val="l-rubric-lrg"/>
        <w:rPr>
          <w:bCs/>
          <w:szCs w:val="24"/>
        </w:rPr>
      </w:pPr>
      <w:r w:rsidRPr="00131ADE">
        <w:rPr>
          <w:bCs/>
          <w:szCs w:val="24"/>
        </w:rPr>
        <w:t xml:space="preserve">The prayer which the priest reciteth secretly, while the </w:t>
      </w:r>
      <w:proofErr w:type="spellStart"/>
      <w:r w:rsidRPr="00131ADE">
        <w:rPr>
          <w:bCs/>
          <w:szCs w:val="24"/>
        </w:rPr>
        <w:t>Cherubimic</w:t>
      </w:r>
      <w:proofErr w:type="spellEnd"/>
      <w:r w:rsidRPr="00131ADE">
        <w:rPr>
          <w:bCs/>
          <w:szCs w:val="24"/>
        </w:rPr>
        <w:t xml:space="preserve"> hymn is being chanted: </w:t>
      </w:r>
    </w:p>
    <w:p w14:paraId="71F1CB88" w14:textId="2D6B6BE3" w:rsidR="00131ADE" w:rsidRDefault="00131ADE" w:rsidP="00616FD4">
      <w:pPr>
        <w:pStyle w:val="l-rubric-lrg"/>
        <w:jc w:val="center"/>
      </w:pPr>
      <w:bookmarkStart w:id="9" w:name="h27"/>
      <w:bookmarkEnd w:id="9"/>
      <w:r w:rsidRPr="006F25B2">
        <w:t xml:space="preserve">Prayer of the </w:t>
      </w:r>
      <w:proofErr w:type="spellStart"/>
      <w:r w:rsidRPr="006F25B2">
        <w:t>Cherubimic</w:t>
      </w:r>
      <w:proofErr w:type="spellEnd"/>
      <w:r w:rsidRPr="006F25B2">
        <w:t xml:space="preserve"> Hymn </w:t>
      </w:r>
      <w:r w:rsidR="00326E5A">
        <w:t xml:space="preserve">(same) </w:t>
      </w:r>
      <w:r w:rsidRPr="006F25B2">
        <w:t>(silently)</w:t>
      </w:r>
    </w:p>
    <w:p w14:paraId="7C96F324" w14:textId="77777777" w:rsidR="00280B15" w:rsidRPr="00AA7004" w:rsidRDefault="00280B15" w:rsidP="00280B15">
      <w:pPr>
        <w:pStyle w:val="l-silent-spacer-lrg"/>
      </w:pPr>
      <w:r>
        <w:t>++++++++++++++++++++++++++++++++++++++++++++++++++++++++++++++++++++++++++++++++++++++++++++++++++++++++++++++++++++++++++++++++++++++++++++++++++++++</w:t>
      </w:r>
    </w:p>
    <w:p w14:paraId="0DD233E2" w14:textId="77777777" w:rsidR="00CA7570" w:rsidRDefault="00CA7570" w:rsidP="00C65A78">
      <w:pPr>
        <w:pStyle w:val="l-vlrg-silent-125-indented"/>
        <w:rPr>
          <w:rStyle w:val="l-label-largeChar"/>
        </w:rPr>
        <w:sectPr w:rsidR="00CA7570" w:rsidSect="00CE71EC">
          <w:type w:val="continuous"/>
          <w:pgSz w:w="12240" w:h="15840" w:code="1"/>
          <w:pgMar w:top="432" w:right="432" w:bottom="432" w:left="432" w:header="720" w:footer="432" w:gutter="0"/>
          <w:cols w:space="720"/>
          <w:docGrid w:linePitch="360"/>
        </w:sectPr>
      </w:pPr>
    </w:p>
    <w:p w14:paraId="641A09D4" w14:textId="22DCDB35" w:rsidR="006F25B2" w:rsidRDefault="00131ADE" w:rsidP="00F40B75">
      <w:pPr>
        <w:pStyle w:val="l-vlrg-silent-125-indented"/>
        <w:pPrChange w:id="10" w:author="Timothy Holland" w:date="2023-04-13T13:04:00Z">
          <w:pPr>
            <w:pStyle w:val="l-silent-lrg"/>
            <w:ind w:left="288" w:hanging="288"/>
          </w:pPr>
        </w:pPrChange>
      </w:pPr>
      <w:r w:rsidRPr="00B23A0F">
        <w:rPr>
          <w:rStyle w:val="l-label-largeChar"/>
        </w:rPr>
        <w:t>Priest:</w:t>
      </w:r>
      <w:r w:rsidRPr="003A0C99">
        <w:t xml:space="preserve"> None is worthy among them that are bound with carnal lusts and pleasures, to approach or to draw nigh, or to minister unto Thee, O King of glory, for to serve Thee is a great and fearful thing even unto the heavenly hosts themselves. </w:t>
      </w:r>
    </w:p>
    <w:p w14:paraId="55F7F9BC" w14:textId="77777777" w:rsidR="006F25B2" w:rsidRDefault="00131ADE" w:rsidP="00F40B75">
      <w:pPr>
        <w:pStyle w:val="l-vlrg-silent-125-indented"/>
        <w:pPrChange w:id="11" w:author="Timothy Holland" w:date="2023-04-13T13:04:00Z">
          <w:pPr>
            <w:pStyle w:val="l-silent-lrg"/>
            <w:ind w:left="288" w:hanging="288"/>
          </w:pPr>
        </w:pPrChange>
      </w:pPr>
      <w:r w:rsidRPr="003A0C99">
        <w:t xml:space="preserve">Yet because of Thine ineffable and immeasurable love for mankind, without change or alteration Thou didst become man, and didst become our High Priest, and didst deliver unto us the ministry of this liturgical and bloodless sacrifice, for Thou art the Master of all. </w:t>
      </w:r>
    </w:p>
    <w:p w14:paraId="25347478" w14:textId="77777777" w:rsidR="00131ADE" w:rsidRPr="003A0C99" w:rsidRDefault="00131ADE" w:rsidP="00F40B75">
      <w:pPr>
        <w:pStyle w:val="l-vlrg-silent-125-indented"/>
        <w:pPrChange w:id="12" w:author="Timothy Holland" w:date="2023-04-13T13:04:00Z">
          <w:pPr>
            <w:pStyle w:val="l-silent-lrg"/>
            <w:ind w:left="288" w:hanging="288"/>
          </w:pPr>
        </w:pPrChange>
      </w:pPr>
      <w:r w:rsidRPr="003A0C99">
        <w:t xml:space="preserve">Thou alone, O Lord our God, dost rule over those in heaven and those on earth, art borne upon the throne </w:t>
      </w:r>
      <w:r w:rsidRPr="003A0C99">
        <w:t xml:space="preserve">of the Cherubim, art Lord of the Seraphim and King of Israel, Thou alone art holy and restest in the saints. </w:t>
      </w:r>
    </w:p>
    <w:p w14:paraId="6864EAE5" w14:textId="77777777" w:rsidR="006F25B2" w:rsidRDefault="00131ADE" w:rsidP="00F40B75">
      <w:pPr>
        <w:pStyle w:val="l-vlrg-silent-125-indented"/>
        <w:pPrChange w:id="13" w:author="Timothy Holland" w:date="2023-04-13T13:04:00Z">
          <w:pPr>
            <w:pStyle w:val="l-silent-lrg"/>
            <w:ind w:left="288" w:hanging="288"/>
          </w:pPr>
        </w:pPrChange>
      </w:pPr>
      <w:r w:rsidRPr="003A0C99">
        <w:t xml:space="preserve">I implore Thee, therefore, Who alone art good and inclined to listen: Look upon me Thy sinful and unprofitable servant, and purge my soul and heart of a wicked conscience, and, by the power of thy Holy Spirit, enable me, who am clothed with the grace of the priesthood, to stand before this Thy Holy Table, and to perform the sacred Mystery of Thy holy and immaculate Body and precious Blood. </w:t>
      </w:r>
    </w:p>
    <w:p w14:paraId="02944217" w14:textId="77777777" w:rsidR="006F25B2" w:rsidRDefault="00131ADE" w:rsidP="00F40B75">
      <w:pPr>
        <w:pStyle w:val="l-vlrg-silent-125-indented"/>
        <w:pPrChange w:id="14" w:author="Timothy Holland" w:date="2023-04-13T13:04:00Z">
          <w:pPr>
            <w:pStyle w:val="l-silent-lrg"/>
            <w:ind w:left="288" w:hanging="288"/>
          </w:pPr>
        </w:pPrChange>
      </w:pPr>
      <w:r w:rsidRPr="003A0C99">
        <w:t xml:space="preserve">For unto Thee do I draw nigh, bowing my neck, and I pray Thee: </w:t>
      </w:r>
      <w:r w:rsidRPr="003A0C99">
        <w:lastRenderedPageBreak/>
        <w:t xml:space="preserve">Turn not Thy countenance away from me, neither cast me out from among Thy children, but vouchsafe that these gifts be offered unto Thee by me, Thy sinful and unworthy servant: </w:t>
      </w:r>
    </w:p>
    <w:p w14:paraId="0CB8193E" w14:textId="7F3F49FA" w:rsidR="006F25B2" w:rsidDel="00F40B75" w:rsidRDefault="00CF4028" w:rsidP="00F40B75">
      <w:pPr>
        <w:pStyle w:val="l-vlrg-silent-125-indented"/>
        <w:rPr>
          <w:del w:id="15" w:author="Timothy Holland" w:date="2023-04-13T13:02:00Z"/>
        </w:rPr>
        <w:pPrChange w:id="16" w:author="Timothy Holland" w:date="2023-04-13T13:04:00Z">
          <w:pPr>
            <w:pStyle w:val="l-silent-lrg"/>
            <w:ind w:left="288" w:hanging="288"/>
          </w:pPr>
        </w:pPrChange>
      </w:pPr>
      <w:r>
        <w:t>F</w:t>
      </w:r>
      <w:r w:rsidR="00131ADE" w:rsidRPr="003A0C99">
        <w:t xml:space="preserve">or Thou art He that </w:t>
      </w:r>
      <w:proofErr w:type="spellStart"/>
      <w:r w:rsidR="00131ADE" w:rsidRPr="003A0C99">
        <w:t>offereth</w:t>
      </w:r>
      <w:proofErr w:type="spellEnd"/>
      <w:r w:rsidR="00131ADE" w:rsidRPr="003A0C99">
        <w:t xml:space="preserve"> and is offered, that </w:t>
      </w:r>
      <w:proofErr w:type="spellStart"/>
      <w:r w:rsidR="00131ADE" w:rsidRPr="003A0C99">
        <w:t>accepteth</w:t>
      </w:r>
      <w:proofErr w:type="spellEnd"/>
      <w:r w:rsidR="00131ADE" w:rsidRPr="003A0C99">
        <w:t xml:space="preserve"> and is </w:t>
      </w:r>
      <w:r w:rsidR="00131ADE" w:rsidRPr="003A0C99">
        <w:t>distributed, O Christ our God, and unto Thee do we send up glory,</w:t>
      </w:r>
    </w:p>
    <w:p w14:paraId="0DAD0B70" w14:textId="3A060829" w:rsidR="00131ADE" w:rsidRDefault="00F40B75" w:rsidP="00F40B75">
      <w:pPr>
        <w:pStyle w:val="l-vlrg-silent-125-indented"/>
        <w:pPrChange w:id="17" w:author="Timothy Holland" w:date="2023-04-13T13:04:00Z">
          <w:pPr>
            <w:pStyle w:val="l-silent-lrg"/>
            <w:ind w:left="288" w:hanging="288"/>
          </w:pPr>
        </w:pPrChange>
      </w:pPr>
      <w:ins w:id="18" w:author="Timothy Holland" w:date="2023-04-13T13:02:00Z">
        <w:r>
          <w:t xml:space="preserve"> </w:t>
        </w:r>
      </w:ins>
      <w:r w:rsidR="00131ADE" w:rsidRPr="003A0C99">
        <w:t xml:space="preserve">together with Thine unoriginate Father, and Thy most holy and good and life-creating Spirit, now and ever and unto the ages of ages. </w:t>
      </w:r>
    </w:p>
    <w:p w14:paraId="7C220D7A" w14:textId="77777777" w:rsidR="00CA7570" w:rsidRDefault="00CA7570" w:rsidP="00B23A0F">
      <w:pPr>
        <w:pStyle w:val="l-rubric-lrg"/>
        <w:rPr>
          <w:rStyle w:val="ru"/>
        </w:rPr>
        <w:sectPr w:rsidR="00CA7570" w:rsidSect="00C64D47">
          <w:type w:val="continuous"/>
          <w:pgSz w:w="12240" w:h="15840" w:code="1"/>
          <w:pgMar w:top="432" w:right="432" w:bottom="432" w:left="432" w:header="720" w:footer="432" w:gutter="0"/>
          <w:cols w:num="2" w:sep="1" w:space="288"/>
          <w:docGrid w:linePitch="360"/>
        </w:sectPr>
      </w:pPr>
    </w:p>
    <w:p w14:paraId="3C4FB043" w14:textId="77777777" w:rsidR="00F40B75" w:rsidRDefault="00E643F6" w:rsidP="00B23A0F">
      <w:pPr>
        <w:pStyle w:val="l-rubric-lrg"/>
        <w:rPr>
          <w:ins w:id="19" w:author="Timothy Holland" w:date="2023-04-13T13:01:00Z"/>
          <w:rStyle w:val="ru"/>
        </w:rPr>
      </w:pPr>
      <w:r>
        <w:rPr>
          <w:rStyle w:val="ru"/>
        </w:rPr>
        <w:br w:type="page"/>
      </w:r>
      <w:r>
        <w:rPr>
          <w:rStyle w:val="ru"/>
        </w:rPr>
        <w:lastRenderedPageBreak/>
        <w:t xml:space="preserve">When this prayer is completed the priest and the deacon say also the </w:t>
      </w:r>
      <w:proofErr w:type="spellStart"/>
      <w:r>
        <w:rPr>
          <w:rStyle w:val="ru"/>
        </w:rPr>
        <w:t>Cherubimic</w:t>
      </w:r>
      <w:proofErr w:type="spellEnd"/>
      <w:r>
        <w:rPr>
          <w:rStyle w:val="ru"/>
        </w:rPr>
        <w:t xml:space="preserve"> hymn, thrice, the priest with his hands raised up, and the deacon holding his orarion up high with three fingers of his right hand, and each time, at the conclusion thereof, they bow once</w:t>
      </w:r>
    </w:p>
    <w:p w14:paraId="429C7CBA" w14:textId="00E71650" w:rsidR="00E643F6" w:rsidRDefault="00E643F6" w:rsidP="00B23A0F">
      <w:pPr>
        <w:pStyle w:val="l-rubric-lrg"/>
        <w:rPr>
          <w:rStyle w:val="ru"/>
        </w:rPr>
      </w:pPr>
      <w:r>
        <w:rPr>
          <w:rStyle w:val="ru"/>
        </w:rPr>
        <w:t>.</w:t>
      </w:r>
    </w:p>
    <w:p w14:paraId="45FAA024" w14:textId="77777777" w:rsidR="00280B15" w:rsidRPr="00AA7004" w:rsidRDefault="00280B15" w:rsidP="00280B15">
      <w:pPr>
        <w:pStyle w:val="l-silent-spacer-lrg"/>
      </w:pPr>
      <w:r>
        <w:t>++++++++++++++++++++++++++++++++++++++++++++++++++++++++++++++++++++++++++++++++++++++++++++++++++++++++++++++++++++++++++++++++++++++++++++++++++++++</w:t>
      </w:r>
    </w:p>
    <w:p w14:paraId="3F57FADC" w14:textId="77777777" w:rsidR="00CA7570" w:rsidRDefault="00CA7570" w:rsidP="00E643F6">
      <w:pPr>
        <w:pStyle w:val="si"/>
        <w:rPr>
          <w:rStyle w:val="l-silent-lrgChar"/>
        </w:rPr>
        <w:sectPr w:rsidR="00CA7570" w:rsidSect="00CE71EC">
          <w:type w:val="continuous"/>
          <w:pgSz w:w="12240" w:h="15840" w:code="1"/>
          <w:pgMar w:top="432" w:right="432" w:bottom="432" w:left="432" w:header="720" w:footer="432" w:gutter="0"/>
          <w:cols w:space="720"/>
          <w:docGrid w:linePitch="360"/>
        </w:sectPr>
      </w:pPr>
    </w:p>
    <w:p w14:paraId="5DF38143" w14:textId="0D24B226" w:rsidR="00E643F6" w:rsidRPr="00C65A78" w:rsidRDefault="00E643F6" w:rsidP="00F40B75">
      <w:pPr>
        <w:pStyle w:val="si"/>
        <w:spacing w:before="0" w:after="0" w:line="300" w:lineRule="auto"/>
        <w:ind w:left="0" w:right="0"/>
        <w:contextualSpacing/>
        <w:jc w:val="left"/>
        <w:rPr>
          <w:rStyle w:val="l-vlrg-silent-125-indentedChar"/>
          <w:rPrChange w:id="20" w:author="Timothy Holland" w:date="2023-04-13T17:43:00Z">
            <w:rPr>
              <w:rStyle w:val="l-silent-lrgChar"/>
            </w:rPr>
          </w:rPrChange>
        </w:rPr>
        <w:pPrChange w:id="21" w:author="Timothy Holland" w:date="2023-04-13T13:00:00Z">
          <w:pPr>
            <w:pStyle w:val="si"/>
          </w:pPr>
        </w:pPrChange>
      </w:pPr>
      <w:r w:rsidRPr="00C65A78">
        <w:rPr>
          <w:rStyle w:val="l-vlrg-silent-125-indentedChar"/>
          <w:rPrChange w:id="22" w:author="Timothy Holland" w:date="2023-04-13T17:43:00Z">
            <w:rPr>
              <w:rStyle w:val="l-silent-lrgChar"/>
            </w:rPr>
          </w:rPrChange>
        </w:rPr>
        <w:t>Priest: Let us, who mystically represent the Cherubim and chant the thrice-holy hymn unto the life-creating Trinity, now lay aside all earthly cares:</w:t>
      </w:r>
      <w:r w:rsidRPr="00B23A0F">
        <w:rPr>
          <w:rStyle w:val="l-silent-lrgChar"/>
        </w:rPr>
        <w:t xml:space="preserve"> </w:t>
      </w:r>
      <w:r w:rsidR="00CA7570">
        <w:rPr>
          <w:rStyle w:val="l-silent-lrgChar"/>
        </w:rPr>
        <w:br w:type="column"/>
      </w:r>
      <w:r w:rsidRPr="00C65A78">
        <w:rPr>
          <w:rStyle w:val="l-vlrg-silent-125-indentedChar"/>
          <w:rPrChange w:id="23" w:author="Timothy Holland" w:date="2023-04-13T17:43:00Z">
            <w:rPr>
              <w:rStyle w:val="l-silent-lrgChar"/>
            </w:rPr>
          </w:rPrChange>
        </w:rPr>
        <w:t xml:space="preserve">Deacon: That we may receive the King of all, Who cometh invisibly upborne in triumph by the ranks of angels. Alleluia, alleluia, alleluia. </w:t>
      </w:r>
    </w:p>
    <w:p w14:paraId="7C944BDB" w14:textId="77777777" w:rsidR="00CA7570" w:rsidRDefault="00CA7570" w:rsidP="00B23A0F">
      <w:pPr>
        <w:pStyle w:val="l-rubric-lrg"/>
        <w:rPr>
          <w:rStyle w:val="ru"/>
        </w:rPr>
        <w:sectPr w:rsidR="00CA7570" w:rsidSect="00C64D47">
          <w:type w:val="continuous"/>
          <w:pgSz w:w="12240" w:h="15840" w:code="1"/>
          <w:pgMar w:top="432" w:right="432" w:bottom="432" w:left="432" w:header="720" w:footer="432" w:gutter="0"/>
          <w:cols w:num="2" w:sep="1" w:space="288"/>
          <w:docGrid w:linePitch="360"/>
        </w:sectPr>
      </w:pPr>
    </w:p>
    <w:p w14:paraId="5BCFF3E8" w14:textId="77777777" w:rsidR="00280B15" w:rsidRPr="00AA7004" w:rsidRDefault="00280B15" w:rsidP="00280B15">
      <w:pPr>
        <w:pStyle w:val="l-silent-spacer-lrg"/>
      </w:pPr>
      <w:r>
        <w:t>++++++++++++++++++++++++++++++++++++++++++++++++++++++++++++++++++++++++++++++++++++++++++++++++++++++++++++++++++++++++++++++++++++++++++++++++++++++</w:t>
      </w:r>
    </w:p>
    <w:p w14:paraId="3970BC24" w14:textId="77777777" w:rsidR="00F40B75" w:rsidRDefault="00F40B75" w:rsidP="0018609F">
      <w:pPr>
        <w:pStyle w:val="l-rubric-lrg"/>
        <w:rPr>
          <w:ins w:id="24" w:author="Timothy Holland" w:date="2023-04-13T13:06:00Z"/>
        </w:rPr>
      </w:pPr>
    </w:p>
    <w:p w14:paraId="21D5D3B2" w14:textId="27E68DE5" w:rsidR="009B2A23" w:rsidRPr="0018609F" w:rsidRDefault="009B2A23" w:rsidP="009B2A23">
      <w:pPr>
        <w:pStyle w:val="l-rubric-lrg"/>
        <w:rPr>
          <w:ins w:id="25" w:author="Timothy Holland" w:date="2023-04-13T13:06:00Z"/>
        </w:rPr>
      </w:pPr>
      <w:ins w:id="26" w:author="Timothy Holland" w:date="2023-04-13T13:06:00Z">
        <w:r w:rsidRPr="0018609F">
          <w:t xml:space="preserve">On Great </w:t>
        </w:r>
        <w:r>
          <w:t>Thursday</w:t>
        </w:r>
        <w:r w:rsidRPr="0018609F">
          <w:t>, this is chanted:</w:t>
        </w:r>
      </w:ins>
    </w:p>
    <w:p w14:paraId="23272591" w14:textId="77777777" w:rsidR="009B2A23" w:rsidRPr="0018609F" w:rsidRDefault="009B2A23" w:rsidP="009B2A23">
      <w:pPr>
        <w:shd w:val="clear" w:color="auto" w:fill="FFFFFF"/>
        <w:spacing w:line="240" w:lineRule="auto"/>
        <w:rPr>
          <w:ins w:id="27" w:author="Timothy Holland" w:date="2023-04-13T13:06:00Z"/>
          <w:rFonts w:ascii="Arial" w:eastAsia="Times New Roman" w:hAnsi="Arial" w:cs="Arial"/>
          <w:color w:val="222222"/>
          <w:sz w:val="24"/>
          <w:szCs w:val="24"/>
        </w:rPr>
      </w:pPr>
    </w:p>
    <w:p w14:paraId="2FD8E43F" w14:textId="77777777" w:rsidR="009B2A23" w:rsidRDefault="009B2A23" w:rsidP="009B2A23">
      <w:pPr>
        <w:pStyle w:val="si"/>
        <w:rPr>
          <w:ins w:id="28" w:author="Timothy Holland" w:date="2023-04-13T13:06:00Z"/>
          <w:rStyle w:val="l-silent-lrgChar"/>
        </w:rPr>
        <w:sectPr w:rsidR="009B2A23" w:rsidSect="00CE71EC">
          <w:type w:val="continuous"/>
          <w:pgSz w:w="12240" w:h="15840" w:code="1"/>
          <w:pgMar w:top="432" w:right="432" w:bottom="432" w:left="432" w:header="720" w:footer="432" w:gutter="0"/>
          <w:cols w:space="720"/>
          <w:docGrid w:linePitch="360"/>
        </w:sectPr>
      </w:pPr>
    </w:p>
    <w:p w14:paraId="2EB9240C" w14:textId="65274647" w:rsidR="009B2A23" w:rsidRPr="00C64D47" w:rsidRDefault="009B2A23" w:rsidP="00C65A78">
      <w:pPr>
        <w:pStyle w:val="l-vlrg-silent-125-indented"/>
        <w:rPr>
          <w:ins w:id="29" w:author="Timothy Holland" w:date="2023-04-13T13:06:00Z"/>
          <w:rStyle w:val="l-silent-lrgChar"/>
          <w:snapToGrid w:val="0"/>
        </w:rPr>
        <w:pPrChange w:id="30" w:author="Timothy Holland" w:date="2023-04-13T13:08:00Z">
          <w:pPr>
            <w:pStyle w:val="si"/>
            <w:spacing w:before="0" w:after="0" w:line="300" w:lineRule="auto"/>
            <w:ind w:left="0" w:right="0"/>
            <w:contextualSpacing/>
            <w:jc w:val="left"/>
          </w:pPr>
        </w:pPrChange>
      </w:pPr>
      <w:ins w:id="31" w:author="Timothy Holland" w:date="2023-04-13T13:08:00Z">
        <w:r>
          <w:t xml:space="preserve">Of thy Mystical Supper, O Son of God, receive me today as a communicant; for I will not speak of the Mystery to Thine enemies, nor </w:t>
        </w:r>
        <w:r>
          <w:t xml:space="preserve">will I give Thee a kiss as did Judas, but like the Thief do I confess Thee: Remember me, O Lord in Thy kingdom. </w:t>
        </w:r>
      </w:ins>
      <w:ins w:id="32" w:author="Timothy Holland" w:date="2023-04-13T13:06:00Z">
        <w:r w:rsidRPr="00C64D47">
          <w:rPr>
            <w:rStyle w:val="l-silent-lrgChar"/>
            <w:snapToGrid w:val="0"/>
          </w:rPr>
          <w:t>Alleluia, alleluia, alleluia.</w:t>
        </w:r>
      </w:ins>
    </w:p>
    <w:p w14:paraId="7A4DA70D" w14:textId="77777777" w:rsidR="009B2A23" w:rsidRDefault="009B2A23" w:rsidP="0018609F">
      <w:pPr>
        <w:pStyle w:val="l-rubric-lrg"/>
        <w:rPr>
          <w:ins w:id="33" w:author="Timothy Holland" w:date="2023-04-13T13:08:00Z"/>
        </w:rPr>
        <w:sectPr w:rsidR="009B2A23" w:rsidSect="009B2A23">
          <w:type w:val="continuous"/>
          <w:pgSz w:w="12240" w:h="15840" w:code="1"/>
          <w:pgMar w:top="432" w:right="432" w:bottom="432" w:left="432" w:header="720" w:footer="432" w:gutter="0"/>
          <w:cols w:num="2" w:sep="1" w:space="288"/>
          <w:docGrid w:linePitch="360"/>
          <w:sectPrChange w:id="34" w:author="Timothy Holland" w:date="2023-04-13T13:08:00Z">
            <w:sectPr w:rsidR="009B2A23" w:rsidSect="009B2A23">
              <w:pgMar w:top="432" w:right="432" w:bottom="432" w:left="432" w:header="720" w:footer="432" w:gutter="0"/>
              <w:cols w:num="1" w:sep="0" w:space="720"/>
            </w:sectPr>
          </w:sectPrChange>
        </w:sectPr>
      </w:pPr>
    </w:p>
    <w:p w14:paraId="02020065" w14:textId="77777777" w:rsidR="009B2A23" w:rsidRDefault="009B2A23" w:rsidP="0018609F">
      <w:pPr>
        <w:pStyle w:val="l-rubric-lrg"/>
        <w:rPr>
          <w:ins w:id="35" w:author="Timothy Holland" w:date="2023-04-13T13:01:00Z"/>
        </w:rPr>
      </w:pPr>
    </w:p>
    <w:p w14:paraId="36F4D196" w14:textId="6224D0F2" w:rsidR="0018609F" w:rsidRPr="0018609F" w:rsidRDefault="0018609F" w:rsidP="0018609F">
      <w:pPr>
        <w:pStyle w:val="l-rubric-lrg"/>
      </w:pPr>
      <w:r w:rsidRPr="0018609F">
        <w:t>On Great Saturday, this is chanted:</w:t>
      </w:r>
    </w:p>
    <w:p w14:paraId="12394518" w14:textId="77777777" w:rsidR="0018609F" w:rsidRPr="0018609F" w:rsidRDefault="0018609F" w:rsidP="0018609F">
      <w:pPr>
        <w:shd w:val="clear" w:color="auto" w:fill="FFFFFF"/>
        <w:spacing w:line="240" w:lineRule="auto"/>
        <w:rPr>
          <w:rFonts w:ascii="Arial" w:eastAsia="Times New Roman" w:hAnsi="Arial" w:cs="Arial"/>
          <w:color w:val="222222"/>
          <w:sz w:val="24"/>
          <w:szCs w:val="24"/>
        </w:rPr>
      </w:pPr>
    </w:p>
    <w:p w14:paraId="0889DCFF" w14:textId="77777777" w:rsidR="00280B15" w:rsidRDefault="00280B15" w:rsidP="00280B15">
      <w:pPr>
        <w:pStyle w:val="si"/>
        <w:rPr>
          <w:rStyle w:val="l-silent-lrgChar"/>
        </w:rPr>
        <w:sectPr w:rsidR="00280B15" w:rsidSect="00CE71EC">
          <w:type w:val="continuous"/>
          <w:pgSz w:w="12240" w:h="15840" w:code="1"/>
          <w:pgMar w:top="432" w:right="432" w:bottom="432" w:left="432" w:header="720" w:footer="432" w:gutter="0"/>
          <w:cols w:space="720"/>
          <w:docGrid w:linePitch="360"/>
        </w:sectPr>
      </w:pPr>
    </w:p>
    <w:p w14:paraId="3B443C7A" w14:textId="77777777" w:rsidR="00325AC1" w:rsidRDefault="0018609F" w:rsidP="00C65A78">
      <w:pPr>
        <w:pStyle w:val="l-vlrg-silent-125-indented"/>
        <w:rPr>
          <w:ins w:id="36" w:author="Timothy Holland" w:date="2023-04-13T13:09:00Z"/>
          <w:rStyle w:val="l-silent-lrgChar"/>
        </w:rPr>
        <w:pPrChange w:id="37" w:author="Timothy Holland" w:date="2023-04-13T17:43:00Z">
          <w:pPr>
            <w:pStyle w:val="si"/>
            <w:spacing w:before="0" w:after="0" w:line="300" w:lineRule="auto"/>
            <w:ind w:left="0" w:right="0"/>
            <w:contextualSpacing/>
            <w:jc w:val="left"/>
          </w:pPr>
        </w:pPrChange>
      </w:pPr>
      <w:r w:rsidRPr="00C64D47">
        <w:rPr>
          <w:rStyle w:val="l-silent-lrgChar"/>
          <w:snapToGrid w:val="0"/>
        </w:rPr>
        <w:t>Let all mortal flesh keep silence, and stand with fear and trembling</w:t>
      </w:r>
      <w:r w:rsidR="00280B15" w:rsidRPr="00C64D47">
        <w:rPr>
          <w:rStyle w:val="l-silent-lrgChar"/>
          <w:snapToGrid w:val="0"/>
        </w:rPr>
        <w:t>, and</w:t>
      </w:r>
      <w:r w:rsidRPr="00C64D47">
        <w:rPr>
          <w:rStyle w:val="l-silent-lrgChar"/>
          <w:snapToGrid w:val="0"/>
        </w:rPr>
        <w:t xml:space="preserve"> let it take no thought for any earthly thing. For the King of kings and Lord of lords </w:t>
      </w:r>
      <w:proofErr w:type="spellStart"/>
      <w:r w:rsidRPr="00C64D47">
        <w:rPr>
          <w:rStyle w:val="l-silent-lrgChar"/>
          <w:snapToGrid w:val="0"/>
        </w:rPr>
        <w:t>draweth</w:t>
      </w:r>
      <w:proofErr w:type="spellEnd"/>
      <w:r w:rsidRPr="00C64D47">
        <w:rPr>
          <w:rStyle w:val="l-silent-lrgChar"/>
          <w:snapToGrid w:val="0"/>
        </w:rPr>
        <w:t xml:space="preserve"> nigh to be sacrificed and given as food to the faithful. </w:t>
      </w:r>
    </w:p>
    <w:p w14:paraId="3B4719BD" w14:textId="58471D84" w:rsidR="0018609F" w:rsidRPr="00C64D47" w:rsidRDefault="0018609F" w:rsidP="00C65A78">
      <w:pPr>
        <w:pStyle w:val="l-vlrg-silent-125-indented"/>
        <w:rPr>
          <w:rStyle w:val="l-silent-lrgChar"/>
          <w:snapToGrid w:val="0"/>
        </w:rPr>
        <w:pPrChange w:id="38" w:author="Timothy Holland" w:date="2023-04-13T17:43:00Z">
          <w:pPr>
            <w:pStyle w:val="si"/>
          </w:pPr>
        </w:pPrChange>
      </w:pPr>
      <w:r w:rsidRPr="00C64D47">
        <w:rPr>
          <w:rStyle w:val="l-silent-lrgChar"/>
          <w:snapToGrid w:val="0"/>
        </w:rPr>
        <w:t xml:space="preserve">Before Him go the choirs of angels with all the principalities and powers, the </w:t>
      </w:r>
      <w:r w:rsidR="00280B15" w:rsidRPr="00C64D47">
        <w:rPr>
          <w:rStyle w:val="l-silent-lrgChar"/>
          <w:snapToGrid w:val="0"/>
        </w:rPr>
        <w:t>many-eyed</w:t>
      </w:r>
      <w:r w:rsidRPr="00C64D47">
        <w:rPr>
          <w:rStyle w:val="l-silent-lrgChar"/>
          <w:snapToGrid w:val="0"/>
        </w:rPr>
        <w:t xml:space="preserve"> cherubim and the </w:t>
      </w:r>
      <w:r w:rsidR="00280B15" w:rsidRPr="00C64D47">
        <w:rPr>
          <w:rStyle w:val="l-silent-lrgChar"/>
          <w:snapToGrid w:val="0"/>
        </w:rPr>
        <w:t>six-winged</w:t>
      </w:r>
      <w:r w:rsidRPr="00C64D47">
        <w:rPr>
          <w:rStyle w:val="l-silent-lrgChar"/>
          <w:snapToGrid w:val="0"/>
        </w:rPr>
        <w:t xml:space="preserve"> seraphim, covering their faces and crying aloud the hymn: Alleluia, alleluia, alleluia.</w:t>
      </w:r>
    </w:p>
    <w:p w14:paraId="2BEFE686" w14:textId="77777777" w:rsidR="00280B15" w:rsidRDefault="00280B15" w:rsidP="00B23A0F">
      <w:pPr>
        <w:pStyle w:val="l-rubric-lrg"/>
        <w:rPr>
          <w:rStyle w:val="ru"/>
        </w:rPr>
        <w:sectPr w:rsidR="00280B15" w:rsidSect="00C64D47">
          <w:type w:val="continuous"/>
          <w:pgSz w:w="12240" w:h="15840" w:code="1"/>
          <w:pgMar w:top="432" w:right="432" w:bottom="432" w:left="432" w:header="720" w:footer="432" w:gutter="0"/>
          <w:cols w:num="2" w:sep="1" w:space="288"/>
          <w:docGrid w:linePitch="360"/>
        </w:sectPr>
      </w:pPr>
    </w:p>
    <w:p w14:paraId="53CCEB30" w14:textId="77777777" w:rsidR="00280B15" w:rsidRPr="00AA7004" w:rsidRDefault="00280B15" w:rsidP="00280B15">
      <w:pPr>
        <w:pStyle w:val="l-silent-spacer-lrg"/>
      </w:pPr>
      <w:r>
        <w:t>++++++++++++++++++++++++++++++++++++++++++++++++++++++++++++++++++++++++++++++++++++++++++++++++++++++++++++++++++++++++++++++++++++++++++++++++++++++</w:t>
      </w:r>
    </w:p>
    <w:p w14:paraId="60827EA1" w14:textId="77777777" w:rsidR="00480A42" w:rsidRDefault="00480A42">
      <w:pPr>
        <w:spacing w:line="240" w:lineRule="auto"/>
        <w:rPr>
          <w:rStyle w:val="ru"/>
          <w:rFonts w:ascii="Times New Roman" w:eastAsia="Times New Roman" w:hAnsi="Times New Roman" w:cs="Times New Roman"/>
          <w:i/>
          <w:iCs/>
          <w:color w:val="FF0000"/>
          <w:sz w:val="28"/>
          <w:szCs w:val="28"/>
        </w:rPr>
      </w:pPr>
      <w:r>
        <w:rPr>
          <w:rStyle w:val="ru"/>
        </w:rPr>
        <w:br w:type="page"/>
      </w:r>
    </w:p>
    <w:p w14:paraId="61B2DAF4" w14:textId="02145160" w:rsidR="00E643F6" w:rsidRDefault="00E643F6" w:rsidP="00B23A0F">
      <w:pPr>
        <w:pStyle w:val="l-rubric-lrg"/>
        <w:rPr>
          <w:rStyle w:val="ru"/>
        </w:rPr>
      </w:pPr>
      <w:r>
        <w:rPr>
          <w:rStyle w:val="ru"/>
        </w:rPr>
        <w:lastRenderedPageBreak/>
        <w:t xml:space="preserve">The deacon, taking the censer and placing incense therein, </w:t>
      </w:r>
      <w:proofErr w:type="spellStart"/>
      <w:r>
        <w:rPr>
          <w:rStyle w:val="ru"/>
        </w:rPr>
        <w:t>approacheth</w:t>
      </w:r>
      <w:proofErr w:type="spellEnd"/>
      <w:r>
        <w:rPr>
          <w:rStyle w:val="ru"/>
        </w:rPr>
        <w:t xml:space="preserve"> the priest, (in current practice, he censeth while the priest is saying the secret prayer, or the priest, if he serve alone, censeth immediately after the secret prayer) and taking a blessing from him, censeth round about the whole table, and the whole altar, and the whole altar and the priest, and he sayeth the 50th Psalm and the troparia of compunction, and whatsoever he may wish, together with the priest. </w:t>
      </w:r>
      <w:r>
        <w:rPr>
          <w:rStyle w:val="ru"/>
        </w:rPr>
        <w:br/>
      </w:r>
      <w:r>
        <w:rPr>
          <w:sz w:val="32"/>
          <w:szCs w:val="32"/>
        </w:rPr>
        <w:t> </w:t>
      </w:r>
      <w:r>
        <w:rPr>
          <w:sz w:val="32"/>
          <w:szCs w:val="32"/>
        </w:rPr>
        <w:br/>
      </w:r>
      <w:r>
        <w:rPr>
          <w:rStyle w:val="ru"/>
        </w:rPr>
        <w:t xml:space="preserve">And the priest goeth to the table of oblation, the deacon preceding, and the deacon or priest censeth the holy things, praying secretly: </w:t>
      </w:r>
    </w:p>
    <w:p w14:paraId="2586A6E6" w14:textId="77777777" w:rsidR="00E643F6" w:rsidRDefault="00E643F6" w:rsidP="00C65A78">
      <w:pPr>
        <w:pStyle w:val="l-vlrg-silent-125-indented"/>
      </w:pPr>
    </w:p>
    <w:p w14:paraId="39BD7A61" w14:textId="53D322E9" w:rsidR="00E643F6" w:rsidRDefault="00E643F6" w:rsidP="00C65A78">
      <w:pPr>
        <w:pStyle w:val="l-vlrg-silent-125-indented"/>
      </w:pPr>
      <w:r>
        <w:t xml:space="preserve">Deacon: O God cleanse me, a sinner. </w:t>
      </w:r>
      <w:r w:rsidRPr="00C64D47">
        <w:rPr>
          <w:rStyle w:val="ru"/>
          <w:rFonts w:ascii="Times New Roman" w:hAnsi="Times New Roman"/>
          <w:i/>
          <w:iCs/>
          <w:color w:val="FF0000"/>
          <w:sz w:val="28"/>
          <w:szCs w:val="28"/>
        </w:rPr>
        <w:t xml:space="preserve">Thrice </w:t>
      </w:r>
      <w:r>
        <w:rPr>
          <w:rStyle w:val="ru"/>
          <w:sz w:val="28"/>
          <w:szCs w:val="28"/>
        </w:rPr>
        <w:br/>
      </w:r>
      <w:r>
        <w:t xml:space="preserve">Deacon: Lift up, Master. </w:t>
      </w:r>
    </w:p>
    <w:p w14:paraId="350CB740" w14:textId="77777777" w:rsidR="00E643F6" w:rsidRDefault="00E643F6" w:rsidP="00B23A0F">
      <w:pPr>
        <w:pStyle w:val="l-rubric-lrg"/>
        <w:rPr>
          <w:rStyle w:val="ru"/>
        </w:rPr>
      </w:pPr>
      <w:r>
        <w:rPr>
          <w:rStyle w:val="ru"/>
        </w:rPr>
        <w:t xml:space="preserve">And the priest taking the </w:t>
      </w:r>
      <w:proofErr w:type="spellStart"/>
      <w:r>
        <w:rPr>
          <w:rStyle w:val="ru"/>
        </w:rPr>
        <w:t>aer</w:t>
      </w:r>
      <w:proofErr w:type="spellEnd"/>
      <w:r>
        <w:rPr>
          <w:rStyle w:val="ru"/>
        </w:rPr>
        <w:t xml:space="preserve"> and layeth it upon the deacon's left shoulder saying:</w:t>
      </w:r>
    </w:p>
    <w:p w14:paraId="43DEEE30" w14:textId="77777777" w:rsidR="00E643F6" w:rsidRDefault="00E643F6" w:rsidP="00C65A78">
      <w:pPr>
        <w:pStyle w:val="l-vlrg-silent-125-indented"/>
      </w:pPr>
      <w:r>
        <w:rPr>
          <w:b/>
          <w:bCs/>
          <w:i/>
          <w:iCs/>
        </w:rPr>
        <w:t>Priest:</w:t>
      </w:r>
      <w:r>
        <w:t xml:space="preserve"> Lift up your hands to the holies, and bless the Lord.</w:t>
      </w:r>
    </w:p>
    <w:p w14:paraId="5A647C68" w14:textId="77777777" w:rsidR="00E643F6" w:rsidRDefault="00E643F6" w:rsidP="00B23A0F">
      <w:pPr>
        <w:pStyle w:val="l-rubric-lrg"/>
        <w:rPr>
          <w:rStyle w:val="ru"/>
        </w:rPr>
      </w:pPr>
      <w:r>
        <w:rPr>
          <w:rStyle w:val="ru"/>
        </w:rPr>
        <w:t xml:space="preserve">Then taking the holy diskos, he </w:t>
      </w:r>
      <w:proofErr w:type="spellStart"/>
      <w:r>
        <w:rPr>
          <w:rStyle w:val="ru"/>
        </w:rPr>
        <w:t>placeth</w:t>
      </w:r>
      <w:proofErr w:type="spellEnd"/>
      <w:r>
        <w:rPr>
          <w:rStyle w:val="ru"/>
        </w:rPr>
        <w:t xml:space="preserve"> it upon the deacon's head, with all attentiveness and reverence, the deacon also having the censer in one of his fingers. The priest himself, taketh the holy chalice in his hands and they come out by the North door, the candle-bearers going before them, and they make the circuit of the temple while praying:</w:t>
      </w:r>
    </w:p>
    <w:p w14:paraId="5C057ADF" w14:textId="77777777" w:rsidR="00E643F6" w:rsidRPr="003A0C99" w:rsidRDefault="00E643F6" w:rsidP="00C65A78">
      <w:pPr>
        <w:pStyle w:val="l-vlrg-silent-125-indented"/>
      </w:pPr>
    </w:p>
    <w:p w14:paraId="594795BA" w14:textId="77777777" w:rsidR="00E643F6" w:rsidRDefault="00E643F6" w:rsidP="00B23A0F">
      <w:pPr>
        <w:pStyle w:val="l-rubric-lrg"/>
        <w:jc w:val="center"/>
      </w:pPr>
      <w:r>
        <w:br w:type="page"/>
      </w:r>
      <w:r w:rsidRPr="006F25B2">
        <w:lastRenderedPageBreak/>
        <w:t xml:space="preserve">The </w:t>
      </w:r>
      <w:r>
        <w:t>Great Entrance</w:t>
      </w:r>
    </w:p>
    <w:p w14:paraId="2A47DCCF" w14:textId="77777777" w:rsidR="00937203" w:rsidRPr="00D0289A" w:rsidRDefault="00937203" w:rsidP="00C65A78">
      <w:pPr>
        <w:pStyle w:val="l-vlrg-prayer-125-indented"/>
        <w:rPr>
          <w:rStyle w:val="l-exclamation-15-lrgChar"/>
        </w:rPr>
      </w:pPr>
      <w:r w:rsidRPr="00B23A0F">
        <w:rPr>
          <w:rStyle w:val="l-label-largeChar"/>
          <w:b w:val="0"/>
          <w:i w:val="0"/>
        </w:rPr>
        <w:t>Deacon:</w:t>
      </w:r>
      <w:r w:rsidRPr="006B30DC">
        <w:rPr>
          <w:i/>
        </w:rPr>
        <w:t xml:space="preserve"> </w:t>
      </w:r>
      <w:r w:rsidRPr="00D0289A">
        <w:rPr>
          <w:rStyle w:val="l-exclamation-15-lrgChar"/>
        </w:rPr>
        <w:t>Our Great Lord and Father, His Holiness</w:t>
      </w:r>
      <w:r w:rsidRPr="006B30DC">
        <w:t xml:space="preserve"> </w:t>
      </w:r>
      <w:r w:rsidRPr="00B23A0F">
        <w:rPr>
          <w:rStyle w:val="l-rubric-lrgChar"/>
        </w:rPr>
        <w:t>N.</w:t>
      </w:r>
      <w:r w:rsidRPr="006B30DC">
        <w:t xml:space="preserve">, </w:t>
      </w:r>
      <w:r w:rsidRPr="00D0289A">
        <w:rPr>
          <w:rStyle w:val="l-exclamation-15-lrgChar"/>
        </w:rPr>
        <w:t xml:space="preserve">Patriarch of Moscow and All Russia; our lord the Very Most Reverend </w:t>
      </w:r>
      <w:r w:rsidRPr="00B23A0F">
        <w:rPr>
          <w:rStyle w:val="l-rubric-lrgChar"/>
        </w:rPr>
        <w:t>N.</w:t>
      </w:r>
      <w:r w:rsidRPr="006B30DC">
        <w:t xml:space="preserve">, </w:t>
      </w:r>
      <w:r w:rsidRPr="00D0289A">
        <w:rPr>
          <w:rStyle w:val="l-exclamation-15-lrgChar"/>
        </w:rPr>
        <w:t>Metropolitan of Eastern America and New York, and First Hierarch of the Russian Church abroad; our lord the Most Reverend</w:t>
      </w:r>
      <w:r w:rsidR="002E5CEF" w:rsidRPr="00D0289A">
        <w:rPr>
          <w:rStyle w:val="l-exclamation-15-lrgChar"/>
        </w:rPr>
        <w:t xml:space="preserve"> </w:t>
      </w:r>
      <w:r w:rsidRPr="00D0289A">
        <w:rPr>
          <w:rStyle w:val="l-exclamation-15-lrgChar"/>
        </w:rPr>
        <w:t>N., Archbishop</w:t>
      </w:r>
      <w:r w:rsidRPr="006B30DC">
        <w:t xml:space="preserve"> </w:t>
      </w:r>
      <w:r w:rsidRPr="006F25B2">
        <w:rPr>
          <w:rStyle w:val="l-rubric-lrgChar"/>
        </w:rPr>
        <w:t>(or Bishop)</w:t>
      </w:r>
      <w:r w:rsidRPr="006B30DC">
        <w:t xml:space="preserve"> </w:t>
      </w:r>
      <w:r w:rsidRPr="00D0289A">
        <w:rPr>
          <w:rStyle w:val="l-exclamation-15-lrgChar"/>
        </w:rPr>
        <w:t xml:space="preserve">of </w:t>
      </w:r>
      <w:r w:rsidRPr="005C70D1">
        <w:rPr>
          <w:rStyle w:val="l-rubric-lrgChar"/>
        </w:rPr>
        <w:t>____________</w:t>
      </w:r>
      <w:r w:rsidRPr="00D0289A">
        <w:rPr>
          <w:rStyle w:val="l-exclamation-15-lrgChar"/>
        </w:rPr>
        <w:t>, may the Lord God remember in His kingdom always, now and ever, and unto the ages of ages.</w:t>
      </w:r>
    </w:p>
    <w:p w14:paraId="21EEBBAE" w14:textId="77777777" w:rsidR="00616FD4" w:rsidRDefault="00616FD4" w:rsidP="00C65A78">
      <w:pPr>
        <w:pStyle w:val="l-vlrg-prayer-125-indented"/>
      </w:pPr>
    </w:p>
    <w:p w14:paraId="5EA2CAD1" w14:textId="77777777" w:rsidR="00937203" w:rsidRPr="00D0289A" w:rsidRDefault="00937203" w:rsidP="00C65A78">
      <w:pPr>
        <w:pStyle w:val="l-vlrg-prayer-125-indented"/>
        <w:rPr>
          <w:rStyle w:val="l-exclamation-15-lrgChar"/>
        </w:rPr>
      </w:pPr>
      <w:r w:rsidRPr="00B23A0F">
        <w:rPr>
          <w:rStyle w:val="l-label-largeChar"/>
        </w:rPr>
        <w:t>Priest:</w:t>
      </w:r>
      <w:r w:rsidRPr="006B30DC">
        <w:rPr>
          <w:i/>
        </w:rPr>
        <w:t xml:space="preserve"> </w:t>
      </w:r>
      <w:r w:rsidRPr="00D0289A">
        <w:rPr>
          <w:rStyle w:val="l-exclamation-15-lrgChar"/>
        </w:rPr>
        <w:t>This American land, its authorities and the faithful that dwell therein, the God-preserved Russian land and its Orthodox people both in the homeland and in the diaspora, may the Lord God remember in His kingdom always, now and ever, and unto the ages of ages.</w:t>
      </w:r>
    </w:p>
    <w:p w14:paraId="264B8E24" w14:textId="77777777" w:rsidR="00E643F6" w:rsidRPr="006B30DC" w:rsidRDefault="00E643F6" w:rsidP="00C65A78">
      <w:pPr>
        <w:pStyle w:val="l-vlrg-prayer-125-indented"/>
      </w:pPr>
    </w:p>
    <w:p w14:paraId="3B98C93B" w14:textId="77777777" w:rsidR="00937203" w:rsidRPr="00D0289A" w:rsidRDefault="00E643F6" w:rsidP="00C65A78">
      <w:pPr>
        <w:pStyle w:val="l-vlrg-prayer-125-indented"/>
        <w:rPr>
          <w:rStyle w:val="l-exclamation-15-lrgChar"/>
        </w:rPr>
      </w:pPr>
      <w:r w:rsidRPr="002D2116">
        <w:rPr>
          <w:rStyle w:val="l-label-largeChar"/>
        </w:rPr>
        <w:t>Priest:</w:t>
      </w:r>
      <w:r>
        <w:rPr>
          <w:rStyle w:val="l-label-largeChar"/>
        </w:rPr>
        <w:t xml:space="preserve"> </w:t>
      </w:r>
      <w:r w:rsidR="00937203" w:rsidRPr="00D0289A">
        <w:rPr>
          <w:rStyle w:val="l-exclamation-15-lrgChar"/>
        </w:rPr>
        <w:t xml:space="preserve">The clergy, the monastics, all that are persecuted and suffer for the Orthodox Faith; the founders, benefactors and the brotherhood of this holy temple </w:t>
      </w:r>
      <w:r w:rsidR="00937203" w:rsidRPr="005C70D1">
        <w:rPr>
          <w:rStyle w:val="l-rubric-lrgChar"/>
        </w:rPr>
        <w:t>(or holy monastery)</w:t>
      </w:r>
      <w:r w:rsidR="00937203" w:rsidRPr="00D0289A">
        <w:rPr>
          <w:rStyle w:val="l-exclamation-15-lrgChar"/>
        </w:rPr>
        <w:t>, and all of you Orthodox Christians, may the Lord God remember in His kingdom always, now and ever, and unto the ages of ages.</w:t>
      </w:r>
    </w:p>
    <w:p w14:paraId="6F6CA137" w14:textId="77777777" w:rsidR="00131ADE" w:rsidRPr="00131ADE" w:rsidRDefault="00D85CBD" w:rsidP="006F25B2">
      <w:pPr>
        <w:pStyle w:val="l-rubric-lrg"/>
      </w:pPr>
      <w:r>
        <w:rPr>
          <w:bCs/>
        </w:rPr>
        <w:br w:type="page"/>
      </w:r>
      <w:r w:rsidR="00131ADE" w:rsidRPr="00131ADE">
        <w:lastRenderedPageBreak/>
        <w:t xml:space="preserve">And the priest passeth through the holy doors. And the people say: </w:t>
      </w:r>
    </w:p>
    <w:p w14:paraId="3571B171" w14:textId="77777777" w:rsidR="00131ADE" w:rsidRPr="003A0C99" w:rsidRDefault="00131ADE" w:rsidP="00C65A78">
      <w:pPr>
        <w:pStyle w:val="l-vlrg-prayer-125-indented"/>
        <w:rPr>
          <w:rStyle w:val="spa"/>
          <w:sz w:val="32"/>
        </w:rPr>
      </w:pPr>
    </w:p>
    <w:p w14:paraId="65B11CA2" w14:textId="77777777" w:rsidR="00131ADE" w:rsidRDefault="00131ADE" w:rsidP="00C65A78">
      <w:pPr>
        <w:pStyle w:val="l-vlrg-prayer-125-indented"/>
      </w:pPr>
      <w:r w:rsidRPr="00B23A0F">
        <w:rPr>
          <w:rStyle w:val="l-label-largeChar"/>
        </w:rPr>
        <w:t>People:</w:t>
      </w:r>
      <w:r>
        <w:rPr>
          <w:sz w:val="20"/>
          <w:szCs w:val="20"/>
        </w:rPr>
        <w:t xml:space="preserve"> </w:t>
      </w:r>
      <w:r w:rsidRPr="00131ADE">
        <w:t>May the Lord God remember thy priesthood in His Kingdom, now and ever, and unto the ages of ages. Amen.</w:t>
      </w:r>
      <w:r>
        <w:rPr>
          <w:szCs w:val="32"/>
        </w:rPr>
        <w:t xml:space="preserve"> </w:t>
      </w:r>
    </w:p>
    <w:p w14:paraId="56A451DC" w14:textId="77777777" w:rsidR="00131ADE" w:rsidRDefault="00131ADE" w:rsidP="00C65A78">
      <w:pPr>
        <w:pStyle w:val="l-vlrg-prayer-125-indented"/>
      </w:pPr>
    </w:p>
    <w:p w14:paraId="78E54B0C" w14:textId="77777777" w:rsidR="00131ADE" w:rsidRPr="006B30DC" w:rsidRDefault="00131ADE" w:rsidP="00C65A78">
      <w:pPr>
        <w:pStyle w:val="l-vlrg-prayer-125-indented"/>
      </w:pPr>
      <w:r w:rsidRPr="00B23A0F">
        <w:rPr>
          <w:rStyle w:val="l-label-largeChar"/>
        </w:rPr>
        <w:t>Choir:</w:t>
      </w:r>
      <w:r w:rsidRPr="006B30DC">
        <w:t xml:space="preserve"> </w:t>
      </w:r>
      <w:r w:rsidRPr="00B23A0F">
        <w:rPr>
          <w:rStyle w:val="l-choir-lrgChar"/>
        </w:rPr>
        <w:t>Amen. That we may receive the King of all, Who cometh invisibly upborne in triumph by the ranks of angels. Alleluia, alleluia, alleluia.</w:t>
      </w:r>
      <w:r w:rsidRPr="006B30DC">
        <w:t xml:space="preserve"> </w:t>
      </w:r>
    </w:p>
    <w:p w14:paraId="0F7CFB4E" w14:textId="77777777" w:rsidR="00E643F6" w:rsidRDefault="00E643F6" w:rsidP="00131ADE">
      <w:pPr>
        <w:pStyle w:val="sru14"/>
        <w:rPr>
          <w:b/>
          <w:iCs w:val="0"/>
          <w:szCs w:val="24"/>
        </w:rPr>
      </w:pPr>
    </w:p>
    <w:p w14:paraId="48C1A133" w14:textId="77777777" w:rsidR="00131ADE" w:rsidRPr="00131ADE" w:rsidRDefault="00131ADE" w:rsidP="00131ADE">
      <w:pPr>
        <w:pStyle w:val="sru14"/>
        <w:rPr>
          <w:b/>
          <w:iCs w:val="0"/>
          <w:szCs w:val="24"/>
        </w:rPr>
      </w:pPr>
      <w:r w:rsidRPr="00131ADE">
        <w:rPr>
          <w:b/>
          <w:iCs w:val="0"/>
          <w:szCs w:val="24"/>
        </w:rPr>
        <w:t>As the priest passeth through the holy doors the deacon says to him:</w:t>
      </w:r>
    </w:p>
    <w:p w14:paraId="4751EE67" w14:textId="77777777" w:rsidR="00224A0D" w:rsidRDefault="00224A0D" w:rsidP="00C65A78">
      <w:pPr>
        <w:pStyle w:val="l-vlrg-silent-125-indented"/>
        <w:rPr>
          <w:rStyle w:val="l-label-largeChar"/>
        </w:rPr>
      </w:pPr>
    </w:p>
    <w:p w14:paraId="2D33CD32" w14:textId="65EF2CF1" w:rsidR="00224A0D" w:rsidRDefault="00CA7570" w:rsidP="00C65A78">
      <w:pPr>
        <w:pStyle w:val="l-vlrg-silent-125-indented"/>
        <w:rPr>
          <w:rStyle w:val="l-label-largeChar"/>
        </w:rPr>
      </w:pPr>
      <w:r>
        <w:rPr>
          <w:rStyle w:val="l-label-largeChar"/>
        </w:rPr>
        <w:t xml:space="preserve">Deacon: </w:t>
      </w:r>
      <w:r w:rsidR="00131ADE" w:rsidRPr="003A0C99">
        <w:t xml:space="preserve">May the Lord God remember thy priesthood in His kingdom. </w:t>
      </w:r>
      <w:r w:rsidR="00131ADE" w:rsidRPr="003A0C99">
        <w:br/>
      </w:r>
    </w:p>
    <w:p w14:paraId="3753C098" w14:textId="77777777" w:rsidR="00131ADE" w:rsidRPr="003A0C99" w:rsidRDefault="00131ADE" w:rsidP="00C65A78">
      <w:pPr>
        <w:pStyle w:val="l-vlrg-silent-125-indented"/>
      </w:pPr>
      <w:r w:rsidRPr="00B23A0F">
        <w:rPr>
          <w:rStyle w:val="l-label-largeChar"/>
        </w:rPr>
        <w:t>Priest:</w:t>
      </w:r>
      <w:r w:rsidRPr="003A0C99">
        <w:t xml:space="preserve"> May the Lord God remember thy sacred diaconate in His kingdom, always, now and ever, and unto the ages of ages.</w:t>
      </w:r>
    </w:p>
    <w:p w14:paraId="2310615C" w14:textId="77777777" w:rsidR="00E643F6" w:rsidRDefault="00E643F6" w:rsidP="00131ADE">
      <w:pPr>
        <w:pStyle w:val="sru14"/>
        <w:rPr>
          <w:b/>
          <w:iCs w:val="0"/>
          <w:szCs w:val="24"/>
        </w:rPr>
      </w:pPr>
    </w:p>
    <w:p w14:paraId="667B459C" w14:textId="77777777" w:rsidR="00CA7570" w:rsidRDefault="00CA7570">
      <w:pPr>
        <w:spacing w:line="240" w:lineRule="auto"/>
        <w:rPr>
          <w:rFonts w:ascii="Times New Roman" w:eastAsia="Times New Roman" w:hAnsi="Times New Roman" w:cs="Times New Roman"/>
          <w:b/>
          <w:i/>
          <w:color w:val="FF0000"/>
          <w:sz w:val="28"/>
          <w:szCs w:val="24"/>
        </w:rPr>
      </w:pPr>
      <w:r>
        <w:rPr>
          <w:b/>
          <w:iCs/>
          <w:szCs w:val="24"/>
        </w:rPr>
        <w:br w:type="page"/>
      </w:r>
    </w:p>
    <w:p w14:paraId="4673CD9B" w14:textId="7A388CB7" w:rsidR="00131ADE" w:rsidRPr="00131ADE" w:rsidRDefault="00131ADE" w:rsidP="00131ADE">
      <w:pPr>
        <w:pStyle w:val="sru14"/>
        <w:rPr>
          <w:b/>
          <w:iCs w:val="0"/>
          <w:szCs w:val="24"/>
        </w:rPr>
      </w:pPr>
      <w:r w:rsidRPr="00131ADE">
        <w:rPr>
          <w:b/>
          <w:iCs w:val="0"/>
          <w:szCs w:val="24"/>
        </w:rPr>
        <w:lastRenderedPageBreak/>
        <w:t xml:space="preserve">And the priest then </w:t>
      </w:r>
      <w:proofErr w:type="spellStart"/>
      <w:r w:rsidRPr="00131ADE">
        <w:rPr>
          <w:b/>
          <w:iCs w:val="0"/>
          <w:szCs w:val="24"/>
        </w:rPr>
        <w:t>placeth</w:t>
      </w:r>
      <w:proofErr w:type="spellEnd"/>
      <w:r w:rsidRPr="00131ADE">
        <w:rPr>
          <w:b/>
          <w:iCs w:val="0"/>
          <w:szCs w:val="24"/>
        </w:rPr>
        <w:t xml:space="preserve"> the holy chalice on the Holy Table and taking the holy diskos from the head of the deacon, and </w:t>
      </w:r>
      <w:proofErr w:type="spellStart"/>
      <w:r w:rsidRPr="00131ADE">
        <w:rPr>
          <w:b/>
          <w:iCs w:val="0"/>
          <w:szCs w:val="24"/>
        </w:rPr>
        <w:t>placeth</w:t>
      </w:r>
      <w:proofErr w:type="spellEnd"/>
      <w:r w:rsidRPr="00131ADE">
        <w:rPr>
          <w:b/>
          <w:iCs w:val="0"/>
          <w:szCs w:val="24"/>
        </w:rPr>
        <w:t xml:space="preserve"> it on the Holy Table saying:</w:t>
      </w:r>
    </w:p>
    <w:p w14:paraId="11B1BA98" w14:textId="77777777" w:rsidR="00CA7570" w:rsidRDefault="00CA7570" w:rsidP="00C65A78">
      <w:pPr>
        <w:pStyle w:val="l-vlrg-silent-125-indented"/>
        <w:rPr>
          <w:rStyle w:val="l-label-largeChar"/>
        </w:rPr>
        <w:sectPr w:rsidR="00CA7570" w:rsidSect="00CE71EC">
          <w:type w:val="continuous"/>
          <w:pgSz w:w="12240" w:h="15840" w:code="1"/>
          <w:pgMar w:top="432" w:right="432" w:bottom="432" w:left="432" w:header="720" w:footer="432" w:gutter="0"/>
          <w:cols w:space="720"/>
          <w:docGrid w:linePitch="360"/>
        </w:sectPr>
      </w:pPr>
    </w:p>
    <w:p w14:paraId="63A37C36" w14:textId="316F30D9" w:rsidR="00131ADE" w:rsidRDefault="00131ADE" w:rsidP="00C65A78">
      <w:pPr>
        <w:pStyle w:val="l-vlrg-silent-125-indented"/>
      </w:pPr>
      <w:r w:rsidRPr="00B23A0F">
        <w:rPr>
          <w:rStyle w:val="l-label-largeChar"/>
        </w:rPr>
        <w:t>Priest:</w:t>
      </w:r>
      <w:r w:rsidRPr="003A0C99">
        <w:t xml:space="preserve"> The noble Joseph, having taken Thy most pure Body down from the Tree and wrapped it in pure linen and covered It with spices, laid It in a new tomb. </w:t>
      </w:r>
    </w:p>
    <w:p w14:paraId="11E119B5" w14:textId="77777777" w:rsidR="009D46E9" w:rsidRPr="003A0C99" w:rsidRDefault="009D46E9" w:rsidP="00C65A78">
      <w:pPr>
        <w:pStyle w:val="l-vlrg-silent-125-indented"/>
      </w:pPr>
    </w:p>
    <w:p w14:paraId="03A3F26D" w14:textId="77777777" w:rsidR="00131ADE" w:rsidRPr="003A0C99" w:rsidRDefault="00131ADE" w:rsidP="00C65A78">
      <w:pPr>
        <w:pStyle w:val="l-vlrg-silent-125-indented"/>
      </w:pPr>
      <w:r w:rsidRPr="003A0C99">
        <w:t xml:space="preserve">In the grave bodily, but in Hades with Thy soul as God; in Paradise with the thief, and on the throne with the Father and the Spirit wast Thou Who fillest all things, O Christ the Inexpressible. How life-giving, how much more beautiful than Paradise and truly more resplendent than any royal palace hath Thy tomb appeared, O Christ, the source of our resurrection. </w:t>
      </w:r>
    </w:p>
    <w:p w14:paraId="4397DF84" w14:textId="239C13C3" w:rsidR="00131ADE" w:rsidRPr="00D0289A" w:rsidRDefault="00131ADE" w:rsidP="00131ADE">
      <w:pPr>
        <w:pStyle w:val="sru14"/>
        <w:rPr>
          <w:iCs w:val="0"/>
          <w:szCs w:val="24"/>
        </w:rPr>
      </w:pPr>
      <w:r w:rsidRPr="00D0289A">
        <w:rPr>
          <w:iCs w:val="0"/>
          <w:szCs w:val="24"/>
        </w:rPr>
        <w:t xml:space="preserve">Then taking the veils from the holy diskos and the holy chalice, he layeth them to one side of the altar (in current practice, each is unfolded, and placed on the right and left side of the holy table, over the red cloth and under the cross on each side.) And taking the </w:t>
      </w:r>
      <w:proofErr w:type="spellStart"/>
      <w:r w:rsidRPr="00D0289A">
        <w:rPr>
          <w:iCs w:val="0"/>
          <w:szCs w:val="24"/>
        </w:rPr>
        <w:t>aer</w:t>
      </w:r>
      <w:proofErr w:type="spellEnd"/>
      <w:r w:rsidRPr="00D0289A">
        <w:rPr>
          <w:iCs w:val="0"/>
          <w:szCs w:val="24"/>
        </w:rPr>
        <w:t xml:space="preserve"> from the deacon's shoulder, and having censed it, he </w:t>
      </w:r>
      <w:proofErr w:type="spellStart"/>
      <w:r w:rsidRPr="00D0289A">
        <w:rPr>
          <w:iCs w:val="0"/>
          <w:szCs w:val="24"/>
        </w:rPr>
        <w:t>covereth</w:t>
      </w:r>
      <w:proofErr w:type="spellEnd"/>
      <w:r w:rsidRPr="00D0289A">
        <w:rPr>
          <w:iCs w:val="0"/>
          <w:szCs w:val="24"/>
        </w:rPr>
        <w:t xml:space="preserve"> the Holy Gifts therewith, saying:</w:t>
      </w:r>
    </w:p>
    <w:p w14:paraId="3466B354" w14:textId="77777777" w:rsidR="00D468AF" w:rsidRPr="00D0289A" w:rsidRDefault="00D468AF" w:rsidP="003A0C99">
      <w:pPr>
        <w:pStyle w:val="sps"/>
        <w:rPr>
          <w:bCs/>
          <w:i/>
          <w:iCs/>
          <w:sz w:val="28"/>
          <w:szCs w:val="28"/>
        </w:rPr>
      </w:pPr>
    </w:p>
    <w:p w14:paraId="62FA7854" w14:textId="77777777" w:rsidR="00131ADE" w:rsidRPr="003A0C99" w:rsidRDefault="00131ADE" w:rsidP="00C65A78">
      <w:pPr>
        <w:pStyle w:val="l-vlrg-silent-125-indented"/>
      </w:pPr>
      <w:r w:rsidRPr="00B23A0F">
        <w:rPr>
          <w:rStyle w:val="l-label-largeChar"/>
        </w:rPr>
        <w:t>Priest:</w:t>
      </w:r>
      <w:r w:rsidRPr="003A0C99">
        <w:t xml:space="preserve"> The noble Joseph, having taken Thy most pure Body down from the Tree and wrapped It in pure linen and covered It with spices, laid It in a new tomb. </w:t>
      </w:r>
    </w:p>
    <w:p w14:paraId="3DE70E0D" w14:textId="77777777" w:rsidR="00131ADE" w:rsidRPr="00D0289A" w:rsidRDefault="00131ADE" w:rsidP="00131ADE">
      <w:pPr>
        <w:pStyle w:val="sru14"/>
        <w:rPr>
          <w:iCs w:val="0"/>
          <w:szCs w:val="24"/>
        </w:rPr>
      </w:pPr>
      <w:r w:rsidRPr="00D0289A">
        <w:rPr>
          <w:iCs w:val="0"/>
          <w:szCs w:val="24"/>
        </w:rPr>
        <w:t>And taking the censer from the hand of the deacon, he censeth the Holy Gifts thrice, saying:</w:t>
      </w:r>
    </w:p>
    <w:p w14:paraId="6412D2E6" w14:textId="77777777" w:rsidR="00D468AF" w:rsidRDefault="00D468AF" w:rsidP="003A0C99">
      <w:pPr>
        <w:pStyle w:val="sps"/>
        <w:rPr>
          <w:b/>
          <w:bCs/>
          <w:i/>
          <w:iCs/>
          <w:sz w:val="28"/>
          <w:szCs w:val="28"/>
        </w:rPr>
      </w:pPr>
    </w:p>
    <w:p w14:paraId="4131BB04" w14:textId="77777777" w:rsidR="00131ADE" w:rsidRPr="003A0C99" w:rsidRDefault="00131ADE" w:rsidP="00C65A78">
      <w:pPr>
        <w:pStyle w:val="l-vlrg-silent-125-indented"/>
      </w:pPr>
      <w:r w:rsidRPr="00B23A0F">
        <w:rPr>
          <w:rStyle w:val="l-label-largeChar"/>
        </w:rPr>
        <w:t>Priest:</w:t>
      </w:r>
      <w:r w:rsidRPr="003A0C99">
        <w:t xml:space="preserve"> Do good, O Lord, in Thy good pleasure unto Sion, and let the walls of Jerusalem be builded. Then shalt Thou be pleased with a sacrifice of righteousness, with oblation and whole-burnt offerings. Then shall they offer bullocks upon Thine altar.</w:t>
      </w:r>
    </w:p>
    <w:p w14:paraId="1CA1F33A" w14:textId="77777777" w:rsidR="00CA7570" w:rsidRDefault="00CA7570" w:rsidP="00131ADE">
      <w:pPr>
        <w:pStyle w:val="sru14"/>
        <w:rPr>
          <w:iCs w:val="0"/>
          <w:szCs w:val="24"/>
        </w:rPr>
        <w:sectPr w:rsidR="00CA7570" w:rsidSect="00C64D47">
          <w:type w:val="continuous"/>
          <w:pgSz w:w="12240" w:h="15840" w:code="1"/>
          <w:pgMar w:top="432" w:right="432" w:bottom="432" w:left="432" w:header="720" w:footer="432" w:gutter="0"/>
          <w:cols w:num="2" w:sep="1" w:space="288"/>
          <w:docGrid w:linePitch="360"/>
        </w:sectPr>
      </w:pPr>
    </w:p>
    <w:p w14:paraId="2BE04CCA" w14:textId="6A5010D0" w:rsidR="00131ADE" w:rsidRPr="00D0289A" w:rsidRDefault="00131ADE" w:rsidP="00131ADE">
      <w:pPr>
        <w:pStyle w:val="sru14"/>
        <w:rPr>
          <w:iCs w:val="0"/>
          <w:szCs w:val="24"/>
        </w:rPr>
      </w:pPr>
      <w:r w:rsidRPr="00D0289A">
        <w:rPr>
          <w:iCs w:val="0"/>
          <w:szCs w:val="24"/>
        </w:rPr>
        <w:t>The holy doors and curtain are closed.</w:t>
      </w:r>
    </w:p>
    <w:p w14:paraId="56EEAE09" w14:textId="77777777" w:rsidR="00FE287E" w:rsidRPr="00FE287E" w:rsidRDefault="00131ADE" w:rsidP="00B23A0F">
      <w:pPr>
        <w:pStyle w:val="l-rubric-lrg"/>
        <w:jc w:val="center"/>
      </w:pPr>
      <w:r w:rsidRPr="00FE287E">
        <w:br w:type="page"/>
      </w:r>
      <w:r w:rsidR="00FE287E" w:rsidRPr="00FE287E">
        <w:lastRenderedPageBreak/>
        <w:t>The Litany of Supplication</w:t>
      </w:r>
    </w:p>
    <w:p w14:paraId="1D976225" w14:textId="77777777" w:rsidR="002910A2" w:rsidRDefault="002910A2" w:rsidP="00C65A78">
      <w:pPr>
        <w:pStyle w:val="l-vlrg-prayer-125-indented"/>
        <w:sectPr w:rsidR="002910A2" w:rsidSect="00CE71EC">
          <w:type w:val="continuous"/>
          <w:pgSz w:w="12240" w:h="15840" w:code="1"/>
          <w:pgMar w:top="432" w:right="432" w:bottom="432" w:left="432" w:header="720" w:footer="432" w:gutter="0"/>
          <w:cols w:space="720"/>
          <w:docGrid w:linePitch="360"/>
        </w:sectPr>
      </w:pPr>
    </w:p>
    <w:p w14:paraId="539CD4DF" w14:textId="77777777" w:rsidR="00B6214E" w:rsidRPr="006B30DC" w:rsidRDefault="00B6214E" w:rsidP="00C65A78">
      <w:pPr>
        <w:pStyle w:val="l-vlrg-prayer-125-indented"/>
      </w:pPr>
      <w:r w:rsidRPr="00B23A0F">
        <w:rPr>
          <w:rStyle w:val="l-label-largeChar"/>
        </w:rPr>
        <w:t>Deacon or Priest:</w:t>
      </w:r>
      <w:r w:rsidRPr="006B30DC">
        <w:t xml:space="preserve"> Let us complete our prayer unto the Lord. </w:t>
      </w:r>
    </w:p>
    <w:p w14:paraId="429F4807" w14:textId="77777777" w:rsidR="00B6214E" w:rsidRPr="006B30DC" w:rsidRDefault="00B6214E" w:rsidP="00C65A78">
      <w:pPr>
        <w:pStyle w:val="l-vlrg-prayer-125-indented"/>
      </w:pPr>
      <w:r w:rsidRPr="00B23A0F">
        <w:rPr>
          <w:rStyle w:val="l-label-largeChar"/>
        </w:rPr>
        <w:t>Choir:</w:t>
      </w:r>
      <w:r w:rsidRPr="006B30DC">
        <w:t xml:space="preserve"> </w:t>
      </w:r>
      <w:r w:rsidRPr="00D0289A">
        <w:rPr>
          <w:rStyle w:val="l-choir-lrgChar"/>
        </w:rPr>
        <w:t>Lord, have mercy.</w:t>
      </w:r>
    </w:p>
    <w:p w14:paraId="739B0649" w14:textId="77777777" w:rsidR="00B6214E" w:rsidRPr="006B30DC" w:rsidRDefault="00B6214E" w:rsidP="00C65A78">
      <w:pPr>
        <w:pStyle w:val="l-vlrg-prayer-125-indented"/>
      </w:pPr>
      <w:r w:rsidRPr="006B30DC">
        <w:t xml:space="preserve">--For the precious gifts set forth, let us pray to the Lord. </w:t>
      </w:r>
    </w:p>
    <w:p w14:paraId="1D4D253E" w14:textId="77777777" w:rsidR="00B6214E" w:rsidRPr="00D0289A" w:rsidRDefault="00B6214E" w:rsidP="00C65A78">
      <w:pPr>
        <w:pStyle w:val="l-vlrg-prayer-125-indented"/>
        <w:rPr>
          <w:rStyle w:val="l-choir-lrgChar"/>
        </w:rPr>
      </w:pPr>
      <w:r w:rsidRPr="00B23A0F">
        <w:rPr>
          <w:rStyle w:val="l-label-largeChar"/>
        </w:rPr>
        <w:t>Choir:</w:t>
      </w:r>
      <w:r w:rsidRPr="006B30DC">
        <w:t xml:space="preserve"> </w:t>
      </w:r>
      <w:r w:rsidRPr="00D0289A">
        <w:rPr>
          <w:rStyle w:val="l-choir-lrgChar"/>
        </w:rPr>
        <w:t>Lord, have mercy.</w:t>
      </w:r>
    </w:p>
    <w:p w14:paraId="339A85C7" w14:textId="77777777" w:rsidR="00B6214E" w:rsidRPr="006B30DC" w:rsidRDefault="00B6214E" w:rsidP="00C65A78">
      <w:pPr>
        <w:pStyle w:val="l-vlrg-prayer-125-indented"/>
      </w:pPr>
      <w:r w:rsidRPr="006B30DC">
        <w:t>--For this holy temple, and for them that with faith, reverence, and the fear of God enter herein, let us pray to the Lord.</w:t>
      </w:r>
    </w:p>
    <w:p w14:paraId="4A0AFD5B" w14:textId="77777777" w:rsidR="00B6214E" w:rsidRPr="00D0289A" w:rsidRDefault="00B6214E" w:rsidP="00C65A78">
      <w:pPr>
        <w:pStyle w:val="l-vlrg-prayer-125-indented"/>
        <w:rPr>
          <w:rStyle w:val="l-choir-lrgChar"/>
        </w:rPr>
      </w:pPr>
      <w:r w:rsidRPr="00B23A0F">
        <w:rPr>
          <w:rStyle w:val="l-label-largeChar"/>
        </w:rPr>
        <w:t>Choir:</w:t>
      </w:r>
      <w:r w:rsidRPr="006B30DC">
        <w:t xml:space="preserve"> </w:t>
      </w:r>
      <w:r w:rsidRPr="00D0289A">
        <w:rPr>
          <w:rStyle w:val="l-choir-lrgChar"/>
        </w:rPr>
        <w:t>Lord, have mercy.</w:t>
      </w:r>
    </w:p>
    <w:p w14:paraId="22A672A3" w14:textId="77777777" w:rsidR="00B6214E" w:rsidRPr="006B30DC" w:rsidRDefault="00B6214E" w:rsidP="00C65A78">
      <w:pPr>
        <w:pStyle w:val="l-vlrg-prayer-125-indented"/>
      </w:pPr>
      <w:r w:rsidRPr="006B30DC">
        <w:t>--That we may be delivered from all tribulation, wrath, and necessity, let us pray to the Lord.</w:t>
      </w:r>
    </w:p>
    <w:p w14:paraId="6688A43D" w14:textId="77777777" w:rsidR="00B6214E" w:rsidRPr="00D0289A" w:rsidRDefault="00B6214E" w:rsidP="00C65A78">
      <w:pPr>
        <w:pStyle w:val="l-vlrg-prayer-125-indented"/>
        <w:rPr>
          <w:rStyle w:val="l-rubric-lrgChar"/>
        </w:rPr>
      </w:pPr>
      <w:r w:rsidRPr="00B23A0F">
        <w:rPr>
          <w:rStyle w:val="l-label-largeChar"/>
        </w:rPr>
        <w:t>Choir:</w:t>
      </w:r>
      <w:r w:rsidRPr="006B30DC">
        <w:t xml:space="preserve"> </w:t>
      </w:r>
      <w:r w:rsidRPr="00D0289A">
        <w:rPr>
          <w:rStyle w:val="l-choir-lrgChar"/>
        </w:rPr>
        <w:t>Lord, have mercy.</w:t>
      </w:r>
      <w:r w:rsidRPr="006B30DC">
        <w:t xml:space="preserve"> </w:t>
      </w:r>
      <w:r w:rsidRPr="00D0289A">
        <w:rPr>
          <w:rStyle w:val="l-rubric-lrgChar"/>
        </w:rPr>
        <w:t>(Slowly, if there be no deacon.)</w:t>
      </w:r>
    </w:p>
    <w:p w14:paraId="2311ADE0" w14:textId="77777777" w:rsidR="00B6214E" w:rsidRPr="006B30DC" w:rsidRDefault="00B6214E" w:rsidP="00C65A78">
      <w:pPr>
        <w:pStyle w:val="l-vlrg-prayer-125-indented"/>
      </w:pPr>
      <w:r w:rsidRPr="006B30DC">
        <w:t>--Help us, save us, have mercy on us, and keep us, O God, by Thy grace.</w:t>
      </w:r>
    </w:p>
    <w:p w14:paraId="78482B8F" w14:textId="77777777" w:rsidR="00B6214E" w:rsidRPr="00D0289A" w:rsidRDefault="00B6214E" w:rsidP="00C65A78">
      <w:pPr>
        <w:pStyle w:val="l-vlrg-prayer-125-indented"/>
        <w:rPr>
          <w:rStyle w:val="l-choir-lrgChar"/>
        </w:rPr>
      </w:pPr>
      <w:r w:rsidRPr="00B23A0F">
        <w:rPr>
          <w:rStyle w:val="l-label-largeChar"/>
        </w:rPr>
        <w:t>Choir:</w:t>
      </w:r>
      <w:r w:rsidRPr="006B30DC">
        <w:t xml:space="preserve"> </w:t>
      </w:r>
      <w:r w:rsidRPr="00D0289A">
        <w:rPr>
          <w:rStyle w:val="l-choir-lrgChar"/>
        </w:rPr>
        <w:t>Lord, have mercy.</w:t>
      </w:r>
    </w:p>
    <w:p w14:paraId="03BC0E34" w14:textId="77777777" w:rsidR="00B6214E" w:rsidRPr="006B30DC" w:rsidRDefault="00B6214E" w:rsidP="00C65A78">
      <w:pPr>
        <w:pStyle w:val="l-vlrg-prayer-125-indented"/>
      </w:pPr>
      <w:r w:rsidRPr="006B30DC">
        <w:t>--That the whole day may be perfect, holy, peaceful and sinless, let us ask of the Lord.</w:t>
      </w:r>
    </w:p>
    <w:p w14:paraId="6079A11A" w14:textId="77777777" w:rsidR="00B6214E" w:rsidRPr="00D0289A" w:rsidRDefault="00B6214E" w:rsidP="00C65A78">
      <w:pPr>
        <w:pStyle w:val="l-vlrg-prayer-125-indented"/>
        <w:rPr>
          <w:rStyle w:val="l-choir-lrgChar"/>
        </w:rPr>
      </w:pPr>
      <w:r w:rsidRPr="00B23A0F">
        <w:rPr>
          <w:rStyle w:val="l-label-largeChar"/>
        </w:rPr>
        <w:t>Choir:</w:t>
      </w:r>
      <w:r w:rsidRPr="006B30DC">
        <w:t xml:space="preserve"> </w:t>
      </w:r>
      <w:r w:rsidRPr="00D0289A">
        <w:rPr>
          <w:rStyle w:val="l-choir-lrgChar"/>
        </w:rPr>
        <w:t>Grant this, O Lord.</w:t>
      </w:r>
    </w:p>
    <w:p w14:paraId="352655D6" w14:textId="77777777" w:rsidR="00B6214E" w:rsidRPr="006B30DC" w:rsidRDefault="00B6214E" w:rsidP="00C65A78">
      <w:pPr>
        <w:pStyle w:val="l-vlrg-prayer-125-indented"/>
      </w:pPr>
      <w:r w:rsidRPr="006B30DC">
        <w:t xml:space="preserve">--An angel of peace, a faithful guide, a guardian of our souls and bodies, let us ask of the Lord. </w:t>
      </w:r>
    </w:p>
    <w:p w14:paraId="1AB7C218" w14:textId="77777777" w:rsidR="00B6214E" w:rsidRPr="006B30DC" w:rsidRDefault="00B6214E" w:rsidP="00C65A78">
      <w:pPr>
        <w:pStyle w:val="l-vlrg-prayer-125-indented"/>
      </w:pPr>
      <w:r w:rsidRPr="00B23A0F">
        <w:rPr>
          <w:rStyle w:val="l-label-largeChar"/>
        </w:rPr>
        <w:t xml:space="preserve">Choir: </w:t>
      </w:r>
      <w:r w:rsidRPr="00D0289A">
        <w:rPr>
          <w:rStyle w:val="l-choir-lrgChar"/>
        </w:rPr>
        <w:t>Grant this, O Lord.</w:t>
      </w:r>
      <w:r w:rsidRPr="006B30DC">
        <w:t xml:space="preserve"> </w:t>
      </w:r>
    </w:p>
    <w:p w14:paraId="169DD3E9" w14:textId="77777777" w:rsidR="00B6214E" w:rsidRPr="006B30DC" w:rsidRDefault="00B6214E" w:rsidP="00C65A78">
      <w:pPr>
        <w:pStyle w:val="l-vlrg-prayer-125-indented"/>
      </w:pPr>
      <w:r w:rsidRPr="006B30DC">
        <w:t>--Pardon and remission of our sins and offences, let us ask of the Lord.</w:t>
      </w:r>
    </w:p>
    <w:p w14:paraId="3FD7462B" w14:textId="77777777" w:rsidR="00B6214E" w:rsidRPr="00D0289A" w:rsidRDefault="00B6214E" w:rsidP="005C70D1">
      <w:pPr>
        <w:pStyle w:val="l-prayer-15-lrg"/>
        <w:ind w:firstLine="720"/>
        <w:rPr>
          <w:rStyle w:val="l-choir-lrgChar"/>
        </w:rPr>
      </w:pPr>
      <w:r w:rsidRPr="00B23A0F">
        <w:rPr>
          <w:rStyle w:val="l-label-largeChar"/>
        </w:rPr>
        <w:t xml:space="preserve">Choir: </w:t>
      </w:r>
      <w:r w:rsidRPr="00D0289A">
        <w:rPr>
          <w:rStyle w:val="l-choir-lrgChar"/>
        </w:rPr>
        <w:t>Grant this, O Lord.</w:t>
      </w:r>
    </w:p>
    <w:p w14:paraId="40ABC620" w14:textId="77777777" w:rsidR="00B6214E" w:rsidRPr="006B30DC" w:rsidRDefault="00B6214E" w:rsidP="00C65A78">
      <w:pPr>
        <w:pStyle w:val="l-vlrg-prayer-125-indented"/>
      </w:pPr>
      <w:r w:rsidRPr="006B30DC">
        <w:t>--Things good and profitable for our souls, and peace for the world, let us ask of the Lord.</w:t>
      </w:r>
    </w:p>
    <w:p w14:paraId="18DC7FB0" w14:textId="77777777" w:rsidR="00B6214E" w:rsidRPr="00D0289A" w:rsidRDefault="00B6214E" w:rsidP="00C65A78">
      <w:pPr>
        <w:pStyle w:val="l-vlrg-prayer-125-indented"/>
        <w:rPr>
          <w:rStyle w:val="l-choir-lrgChar"/>
        </w:rPr>
      </w:pPr>
      <w:r w:rsidRPr="00B23A0F">
        <w:rPr>
          <w:rStyle w:val="l-label-largeChar"/>
        </w:rPr>
        <w:t>Choir:</w:t>
      </w:r>
      <w:r w:rsidRPr="006B30DC">
        <w:t xml:space="preserve"> </w:t>
      </w:r>
      <w:r w:rsidRPr="00D0289A">
        <w:rPr>
          <w:rStyle w:val="l-choir-lrgChar"/>
        </w:rPr>
        <w:t>Grant this, O Lord.</w:t>
      </w:r>
    </w:p>
    <w:p w14:paraId="5E1B300B" w14:textId="77777777" w:rsidR="00B6214E" w:rsidRPr="006B30DC" w:rsidRDefault="00B6214E" w:rsidP="00C65A78">
      <w:pPr>
        <w:pStyle w:val="l-vlrg-prayer-125-indented"/>
      </w:pPr>
      <w:r w:rsidRPr="006B30DC">
        <w:t>--That we may complete the remaining time of our life in peace and repentance, let us ask of the Lord.</w:t>
      </w:r>
    </w:p>
    <w:p w14:paraId="540EFD2C" w14:textId="77777777" w:rsidR="00B6214E" w:rsidRPr="006B30DC" w:rsidRDefault="00B6214E" w:rsidP="00C65A78">
      <w:pPr>
        <w:pStyle w:val="l-vlrg-prayer-125-indented"/>
      </w:pPr>
      <w:r w:rsidRPr="00B23A0F">
        <w:rPr>
          <w:rStyle w:val="l-label-largeChar"/>
        </w:rPr>
        <w:t>Choir:</w:t>
      </w:r>
      <w:r w:rsidRPr="006B30DC">
        <w:t xml:space="preserve"> </w:t>
      </w:r>
      <w:r w:rsidRPr="00D0289A">
        <w:rPr>
          <w:rStyle w:val="l-choir-lrgChar"/>
        </w:rPr>
        <w:t>Grant this. O Lord.</w:t>
      </w:r>
    </w:p>
    <w:p w14:paraId="5E135F64" w14:textId="77777777" w:rsidR="00B6214E" w:rsidRPr="006B30DC" w:rsidRDefault="00B6214E" w:rsidP="00C65A78">
      <w:pPr>
        <w:pStyle w:val="l-vlrg-prayer-125-indented"/>
      </w:pPr>
      <w:r w:rsidRPr="006B30DC">
        <w:t>--A Christian ending to our life, painless, blameless, peaceful, and a good defense before the dread judgment seat of Christ, let us ask.</w:t>
      </w:r>
    </w:p>
    <w:p w14:paraId="283F7A70" w14:textId="77777777" w:rsidR="00B6214E" w:rsidRPr="006B30DC" w:rsidRDefault="00B6214E" w:rsidP="00C65A78">
      <w:pPr>
        <w:pStyle w:val="l-vlrg-prayer-125-indented"/>
      </w:pPr>
      <w:r w:rsidRPr="00B23A0F">
        <w:rPr>
          <w:rStyle w:val="l-label-largeChar"/>
        </w:rPr>
        <w:t>Choir:</w:t>
      </w:r>
      <w:r w:rsidRPr="006B30DC">
        <w:t xml:space="preserve"> </w:t>
      </w:r>
      <w:r w:rsidRPr="00D0289A">
        <w:rPr>
          <w:rStyle w:val="l-choir-lrgChar"/>
        </w:rPr>
        <w:t>Grant this, O Lord</w:t>
      </w:r>
      <w:r w:rsidRPr="006B30DC">
        <w:t>.</w:t>
      </w:r>
    </w:p>
    <w:p w14:paraId="2648DEE0" w14:textId="35AEDD22" w:rsidR="00B6214E" w:rsidRPr="006B30DC" w:rsidRDefault="00B6214E" w:rsidP="00C65A78">
      <w:pPr>
        <w:pStyle w:val="l-vlrg-prayer-125-indented"/>
      </w:pPr>
      <w:r w:rsidRPr="006B30DC">
        <w:t>--Calling to remembrance our most holy, most pure, most blessed, glorious Lady Theotokos and Ever-Virgin Mary with all the saints, let us commit ourselves and one another and all our life unto Christ our God.</w:t>
      </w:r>
    </w:p>
    <w:p w14:paraId="549AF617" w14:textId="77777777" w:rsidR="00B6214E" w:rsidRPr="006B30DC" w:rsidRDefault="00B6214E" w:rsidP="00C65A78">
      <w:pPr>
        <w:pStyle w:val="l-vlrg-prayer-125-indented"/>
      </w:pPr>
      <w:r w:rsidRPr="00B23A0F">
        <w:rPr>
          <w:rStyle w:val="l-label-largeChar"/>
        </w:rPr>
        <w:t>Choir:</w:t>
      </w:r>
      <w:r w:rsidRPr="006B30DC">
        <w:t xml:space="preserve"> </w:t>
      </w:r>
      <w:r w:rsidRPr="00D0289A">
        <w:rPr>
          <w:rStyle w:val="l-choir-lrgChar"/>
        </w:rPr>
        <w:t>To Thee, O Lord.</w:t>
      </w:r>
    </w:p>
    <w:p w14:paraId="57DFAB78" w14:textId="77777777" w:rsidR="002910A2" w:rsidRDefault="002910A2" w:rsidP="00131ADE">
      <w:pPr>
        <w:pStyle w:val="sru14"/>
        <w:rPr>
          <w:bCs/>
          <w:iCs w:val="0"/>
          <w:szCs w:val="24"/>
        </w:rPr>
        <w:sectPr w:rsidR="002910A2" w:rsidSect="00CE71EC">
          <w:type w:val="continuous"/>
          <w:pgSz w:w="12240" w:h="15840" w:code="1"/>
          <w:pgMar w:top="432" w:right="432" w:bottom="432" w:left="432" w:header="720" w:footer="432" w:gutter="0"/>
          <w:cols w:num="2" w:sep="1" w:space="720"/>
          <w:docGrid w:linePitch="360"/>
        </w:sectPr>
      </w:pPr>
    </w:p>
    <w:p w14:paraId="3D132046" w14:textId="77777777" w:rsidR="00131ADE" w:rsidRPr="00E068EC" w:rsidRDefault="002910A2" w:rsidP="00131ADE">
      <w:pPr>
        <w:pStyle w:val="sru14"/>
        <w:rPr>
          <w:bCs/>
          <w:iCs w:val="0"/>
          <w:szCs w:val="24"/>
        </w:rPr>
      </w:pPr>
      <w:r>
        <w:rPr>
          <w:sz w:val="32"/>
          <w:szCs w:val="32"/>
        </w:rPr>
        <w:lastRenderedPageBreak/>
        <w:t xml:space="preserve"> </w:t>
      </w:r>
      <w:r w:rsidR="00131ADE" w:rsidRPr="00E068EC">
        <w:rPr>
          <w:bCs/>
          <w:iCs w:val="0"/>
          <w:szCs w:val="24"/>
        </w:rPr>
        <w:t xml:space="preserve">The deacon moves to stand before the icon of Christ while priest </w:t>
      </w:r>
      <w:proofErr w:type="spellStart"/>
      <w:r w:rsidR="00131ADE" w:rsidRPr="00E068EC">
        <w:rPr>
          <w:bCs/>
          <w:iCs w:val="0"/>
          <w:szCs w:val="24"/>
        </w:rPr>
        <w:t>finisheth</w:t>
      </w:r>
      <w:proofErr w:type="spellEnd"/>
      <w:r w:rsidR="00131ADE" w:rsidRPr="00E068EC">
        <w:rPr>
          <w:bCs/>
          <w:iCs w:val="0"/>
          <w:szCs w:val="24"/>
        </w:rPr>
        <w:t xml:space="preserve"> the prayer of </w:t>
      </w:r>
      <w:proofErr w:type="spellStart"/>
      <w:r w:rsidR="00131ADE" w:rsidRPr="00E068EC">
        <w:rPr>
          <w:bCs/>
          <w:iCs w:val="0"/>
          <w:szCs w:val="24"/>
        </w:rPr>
        <w:t>Proskomedia</w:t>
      </w:r>
      <w:proofErr w:type="spellEnd"/>
      <w:r w:rsidR="00131ADE" w:rsidRPr="00E068EC">
        <w:rPr>
          <w:bCs/>
          <w:iCs w:val="0"/>
          <w:szCs w:val="24"/>
        </w:rPr>
        <w:t>.</w:t>
      </w:r>
    </w:p>
    <w:p w14:paraId="21C9F207" w14:textId="77777777" w:rsidR="00131ADE" w:rsidRPr="00B23A0F" w:rsidRDefault="00131ADE" w:rsidP="00B23A0F">
      <w:pPr>
        <w:pStyle w:val="l-rubric-lrg"/>
        <w:jc w:val="center"/>
        <w:rPr>
          <w:rStyle w:val="sru"/>
          <w:i/>
          <w:iCs/>
          <w:sz w:val="28"/>
          <w:szCs w:val="28"/>
        </w:rPr>
      </w:pPr>
      <w:bookmarkStart w:id="39" w:name="h30"/>
      <w:bookmarkEnd w:id="39"/>
      <w:r w:rsidRPr="00B23A0F">
        <w:rPr>
          <w:rStyle w:val="spa"/>
          <w:rFonts w:ascii="Times New Roman" w:hAnsi="Times New Roman" w:cs="Times New Roman"/>
          <w:b w:val="0"/>
          <w:bCs w:val="0"/>
          <w:sz w:val="28"/>
          <w:szCs w:val="28"/>
        </w:rPr>
        <w:t xml:space="preserve">The Prayer of the </w:t>
      </w:r>
      <w:proofErr w:type="spellStart"/>
      <w:r w:rsidRPr="00B23A0F">
        <w:rPr>
          <w:rStyle w:val="spa"/>
          <w:rFonts w:ascii="Times New Roman" w:hAnsi="Times New Roman" w:cs="Times New Roman"/>
          <w:b w:val="0"/>
          <w:bCs w:val="0"/>
          <w:sz w:val="28"/>
          <w:szCs w:val="28"/>
        </w:rPr>
        <w:t>Proskomedia</w:t>
      </w:r>
      <w:proofErr w:type="spellEnd"/>
      <w:r w:rsidRPr="00B23A0F">
        <w:rPr>
          <w:rStyle w:val="spa"/>
          <w:rFonts w:ascii="Times New Roman" w:hAnsi="Times New Roman" w:cs="Times New Roman"/>
          <w:b w:val="0"/>
          <w:bCs w:val="0"/>
          <w:sz w:val="28"/>
          <w:szCs w:val="28"/>
        </w:rPr>
        <w:t xml:space="preserve"> </w:t>
      </w:r>
      <w:r w:rsidR="003437EC">
        <w:rPr>
          <w:rStyle w:val="spa"/>
          <w:rFonts w:ascii="Times New Roman" w:hAnsi="Times New Roman" w:cs="Times New Roman"/>
          <w:b w:val="0"/>
          <w:bCs w:val="0"/>
          <w:sz w:val="28"/>
          <w:szCs w:val="28"/>
        </w:rPr>
        <w:t xml:space="preserve">* </w:t>
      </w:r>
      <w:r w:rsidRPr="00B23A0F">
        <w:rPr>
          <w:rStyle w:val="spa"/>
          <w:rFonts w:ascii="Times New Roman" w:hAnsi="Times New Roman" w:cs="Times New Roman"/>
          <w:b w:val="0"/>
          <w:bCs w:val="0"/>
          <w:sz w:val="28"/>
          <w:szCs w:val="28"/>
        </w:rPr>
        <w:t>(silently)</w:t>
      </w:r>
    </w:p>
    <w:p w14:paraId="73BECDCC" w14:textId="77777777" w:rsidR="00CA7570" w:rsidRDefault="00CA7570" w:rsidP="00C65A78">
      <w:pPr>
        <w:pStyle w:val="l-vlrg-silent-125-indented"/>
        <w:rPr>
          <w:rStyle w:val="l-label-largeChar"/>
        </w:rPr>
        <w:sectPr w:rsidR="00CA7570" w:rsidSect="00CE71EC">
          <w:type w:val="continuous"/>
          <w:pgSz w:w="12240" w:h="15840" w:code="1"/>
          <w:pgMar w:top="432" w:right="432" w:bottom="432" w:left="432" w:header="720" w:footer="432" w:gutter="0"/>
          <w:cols w:space="720"/>
          <w:docGrid w:linePitch="360"/>
        </w:sectPr>
      </w:pPr>
    </w:p>
    <w:p w14:paraId="5B56ACCA" w14:textId="2C988F50" w:rsidR="003437EC" w:rsidRPr="003437EC" w:rsidRDefault="00131ADE" w:rsidP="00C65A78">
      <w:pPr>
        <w:pStyle w:val="l-vlrg-silent-125-indented"/>
        <w:rPr>
          <w:lang w:bidi="en-US"/>
        </w:rPr>
      </w:pPr>
      <w:r w:rsidRPr="00B23A0F">
        <w:rPr>
          <w:rStyle w:val="l-label-largeChar"/>
        </w:rPr>
        <w:t>Priest:</w:t>
      </w:r>
      <w:r w:rsidRPr="003A0C99">
        <w:t xml:space="preserve"> </w:t>
      </w:r>
      <w:r w:rsidR="003437EC" w:rsidRPr="003437EC">
        <w:rPr>
          <w:lang w:bidi="en-US"/>
        </w:rPr>
        <w:t xml:space="preserve">O Lord, our God, who hast created us and brought us into this life; Who hast shown us the way of salvation, Who hast granted us the revelation of heavenly mysteries: for Thou hast appointed us to this ministry by the power of Thy Holy Spirit; be pleased, therefore, O Lord, that we be servitors of Thy new covenant, ministers of Thy Holy Mysteries; accept us who draw nigh to Thy Holy Altar, according to the multitude of Thy mercies, that we may be worthy to offer to Thee this rational and bloodless sacrifice for our sins, and for the errors of the people; accepting which upon Thy holy and most heavenly and noetic Altar, as an odor of spiritual </w:t>
      </w:r>
      <w:r w:rsidR="003437EC" w:rsidRPr="003437EC">
        <w:rPr>
          <w:lang w:bidi="en-US"/>
        </w:rPr>
        <w:t>fragrance, do Thou send down upon us the grace of Thy Holy Spirit. Look down upon us, O God, and behold this our service, and accept it as Thou didst accept the gifts of Abel, the sacrifice of Noah, the offerings of Abraham, the priesthood of Moses and Aaron, and the peace offerings of Samuel. According as Thou didst accept of thy holy apostles this true ministry, receive thus also from the hands of us sinners these gifts in Thy goodness, O Lord; that having been vouchsafed to minister without blame at Thy holy altar, we may receive the reward of faithful and wise stewards in the awesome day of Thy just rewarding.</w:t>
      </w:r>
    </w:p>
    <w:p w14:paraId="1E5720B6" w14:textId="77777777" w:rsidR="00CA7570" w:rsidRDefault="00CA7570" w:rsidP="005C70D1">
      <w:pPr>
        <w:pStyle w:val="l-prayer-15-lrg"/>
        <w:rPr>
          <w:rStyle w:val="l-label-largeChar"/>
        </w:rPr>
        <w:sectPr w:rsidR="00CA7570" w:rsidSect="00C64D47">
          <w:type w:val="continuous"/>
          <w:pgSz w:w="12240" w:h="15840" w:code="1"/>
          <w:pgMar w:top="432" w:right="432" w:bottom="432" w:left="432" w:header="720" w:footer="432" w:gutter="0"/>
          <w:cols w:num="2" w:sep="1" w:space="288"/>
          <w:docGrid w:linePitch="360"/>
        </w:sectPr>
      </w:pPr>
    </w:p>
    <w:p w14:paraId="272FAEB4" w14:textId="79E9EDDD" w:rsidR="00E53272" w:rsidRPr="00A81483" w:rsidRDefault="00E53272" w:rsidP="00C65A78">
      <w:pPr>
        <w:pStyle w:val="l-vlrg-prayer-125-indented"/>
        <w:rPr>
          <w:rStyle w:val="l-exclamation-15-lrgChar"/>
        </w:rPr>
      </w:pPr>
      <w:r w:rsidRPr="00B23A0F">
        <w:rPr>
          <w:rStyle w:val="l-label-largeChar"/>
        </w:rPr>
        <w:t>Priest:</w:t>
      </w:r>
      <w:r w:rsidRPr="001A30C5">
        <w:t xml:space="preserve"> </w:t>
      </w:r>
      <w:r w:rsidRPr="00A81483">
        <w:rPr>
          <w:rStyle w:val="l-exclamation-15-lrgChar"/>
        </w:rPr>
        <w:t>Through the compassions of Thine Only-Begotten Son, with Whom Thou art blessed, together with Thine most holy and good and life-creating Spirit: now and ever, and unto the ages of ages.</w:t>
      </w:r>
    </w:p>
    <w:p w14:paraId="6B4E09C0" w14:textId="77777777" w:rsidR="003437EC" w:rsidRPr="00A81483" w:rsidRDefault="00E53272" w:rsidP="00C65A78">
      <w:pPr>
        <w:pStyle w:val="l-vlrg-prayer-125-indented"/>
        <w:rPr>
          <w:rStyle w:val="l-choir-lrgChar"/>
        </w:rPr>
      </w:pPr>
      <w:r w:rsidRPr="00616FD4">
        <w:rPr>
          <w:rStyle w:val="l-label-largeChar"/>
        </w:rPr>
        <w:t>Choir:</w:t>
      </w:r>
      <w:r w:rsidRPr="006B30DC">
        <w:t xml:space="preserve"> </w:t>
      </w:r>
      <w:r w:rsidRPr="00A81483">
        <w:rPr>
          <w:rStyle w:val="l-choir-lrgChar"/>
        </w:rPr>
        <w:t xml:space="preserve">Amen. </w:t>
      </w:r>
    </w:p>
    <w:p w14:paraId="2BD90D34" w14:textId="77777777" w:rsidR="00B6214E" w:rsidRPr="00D0289A" w:rsidRDefault="00B6214E" w:rsidP="00C65A78">
      <w:pPr>
        <w:pStyle w:val="l-vlrg-prayer-125-indented"/>
        <w:rPr>
          <w:rStyle w:val="l-exclamation-15-lrgChar"/>
          <w:color w:val="4472C4"/>
        </w:rPr>
      </w:pPr>
      <w:r w:rsidRPr="00616FD4">
        <w:rPr>
          <w:rStyle w:val="l-label-largeChar"/>
        </w:rPr>
        <w:t>Priest:</w:t>
      </w:r>
      <w:r w:rsidR="002E5CEF">
        <w:t xml:space="preserve"> </w:t>
      </w:r>
      <w:r w:rsidRPr="00D0289A">
        <w:rPr>
          <w:rStyle w:val="l-exclamation-15-lrgChar"/>
        </w:rPr>
        <w:t>Peace be unto all.</w:t>
      </w:r>
    </w:p>
    <w:p w14:paraId="40DC4082" w14:textId="77777777" w:rsidR="00B6214E" w:rsidRPr="00B23A0F" w:rsidRDefault="00B6214E" w:rsidP="00C65A78">
      <w:pPr>
        <w:pStyle w:val="l-vlrg-prayer-125-indented"/>
        <w:rPr>
          <w:rStyle w:val="l-choir-lrgChar"/>
        </w:rPr>
      </w:pPr>
      <w:r w:rsidRPr="00B23A0F">
        <w:rPr>
          <w:rStyle w:val="l-label-largeChar"/>
        </w:rPr>
        <w:t>Choir:</w:t>
      </w:r>
      <w:r w:rsidR="002E5CEF">
        <w:t xml:space="preserve"> </w:t>
      </w:r>
      <w:r w:rsidRPr="00B23A0F">
        <w:rPr>
          <w:rStyle w:val="l-choir-lrgChar"/>
        </w:rPr>
        <w:t>And to thy spirit.</w:t>
      </w:r>
    </w:p>
    <w:p w14:paraId="5CA3930B" w14:textId="77777777" w:rsidR="00B6214E" w:rsidRPr="00D0289A" w:rsidRDefault="00B6214E" w:rsidP="00C65A78">
      <w:pPr>
        <w:pStyle w:val="l-vlrg-prayer-125-indented"/>
        <w:rPr>
          <w:rStyle w:val="l-exclamation-15-lrgChar"/>
        </w:rPr>
      </w:pPr>
      <w:r w:rsidRPr="00616FD4">
        <w:rPr>
          <w:rStyle w:val="l-label-largeChar"/>
        </w:rPr>
        <w:lastRenderedPageBreak/>
        <w:t xml:space="preserve">Priest or Bishop: </w:t>
      </w:r>
      <w:r w:rsidRPr="00D0289A">
        <w:rPr>
          <w:rStyle w:val="l-exclamation-15-lrgChar"/>
        </w:rPr>
        <w:t>Let us love one another, that with one mind we may confess:</w:t>
      </w:r>
    </w:p>
    <w:p w14:paraId="0A4CE258" w14:textId="77777777" w:rsidR="00B6214E" w:rsidRDefault="00B6214E" w:rsidP="00C65A78">
      <w:pPr>
        <w:pStyle w:val="l-vlrg-prayer-125-indented"/>
      </w:pPr>
      <w:r w:rsidRPr="00616FD4">
        <w:rPr>
          <w:rStyle w:val="l-label-largeChar"/>
        </w:rPr>
        <w:t>Choir:</w:t>
      </w:r>
      <w:r w:rsidRPr="006B30DC">
        <w:t xml:space="preserve"> </w:t>
      </w:r>
      <w:r w:rsidRPr="00B23A0F">
        <w:rPr>
          <w:rStyle w:val="l-choir-lrgChar"/>
        </w:rPr>
        <w:t xml:space="preserve">The Father, and the Son, and the Holy Spirit: </w:t>
      </w:r>
      <w:r w:rsidR="00D85CBD" w:rsidRPr="00B23A0F">
        <w:rPr>
          <w:rStyle w:val="l-choir-lrgChar"/>
        </w:rPr>
        <w:t>The</w:t>
      </w:r>
      <w:r w:rsidRPr="00B23A0F">
        <w:rPr>
          <w:rStyle w:val="l-choir-lrgChar"/>
        </w:rPr>
        <w:t xml:space="preserve"> Trinity, one in essence and indivisible.</w:t>
      </w:r>
    </w:p>
    <w:p w14:paraId="4293F92C" w14:textId="77777777" w:rsidR="00D468AF" w:rsidRDefault="00D468AF" w:rsidP="00D468AF">
      <w:pPr>
        <w:pStyle w:val="Blockquote"/>
        <w:rPr>
          <w:bCs/>
          <w:i/>
          <w:color w:val="FF0000"/>
        </w:rPr>
      </w:pPr>
      <w:r w:rsidRPr="00D468AF">
        <w:rPr>
          <w:bCs/>
          <w:i/>
          <w:color w:val="FF0000"/>
        </w:rPr>
        <w:t xml:space="preserve">And the priest </w:t>
      </w:r>
      <w:proofErr w:type="spellStart"/>
      <w:r w:rsidRPr="00D468AF">
        <w:rPr>
          <w:bCs/>
          <w:i/>
          <w:color w:val="FF0000"/>
        </w:rPr>
        <w:t>boweth</w:t>
      </w:r>
      <w:proofErr w:type="spellEnd"/>
      <w:r w:rsidRPr="00D468AF">
        <w:rPr>
          <w:bCs/>
          <w:i/>
          <w:color w:val="FF0000"/>
        </w:rPr>
        <w:t xml:space="preserve"> thrice, saying secretly:</w:t>
      </w:r>
    </w:p>
    <w:p w14:paraId="41CAF775" w14:textId="77777777" w:rsidR="00D468AF" w:rsidRDefault="00D468AF" w:rsidP="00D468AF">
      <w:pPr>
        <w:pStyle w:val="Blockquote"/>
        <w:rPr>
          <w:rStyle w:val="ru"/>
          <w:sz w:val="28"/>
        </w:rPr>
      </w:pPr>
    </w:p>
    <w:p w14:paraId="2284219E" w14:textId="77777777" w:rsidR="00D468AF" w:rsidRDefault="00D468AF" w:rsidP="00C65A78">
      <w:pPr>
        <w:pStyle w:val="l-vlrg-silent-125-indented"/>
      </w:pPr>
      <w:r w:rsidRPr="00B23A0F">
        <w:rPr>
          <w:rStyle w:val="l-label-largeChar"/>
        </w:rPr>
        <w:t>Priest:</w:t>
      </w:r>
      <w:r w:rsidRPr="00616FD4">
        <w:t xml:space="preserve"> I will love thee, O Lord, my strength: the Lord is my foundation and my refuge. </w:t>
      </w:r>
      <w:r w:rsidRPr="005C70D1">
        <w:rPr>
          <w:rStyle w:val="l-rubric-lrgChar"/>
        </w:rPr>
        <w:t>Thrice.</w:t>
      </w:r>
    </w:p>
    <w:p w14:paraId="420A6345" w14:textId="77777777" w:rsidR="00D468AF" w:rsidRPr="00D468AF" w:rsidRDefault="00D468AF" w:rsidP="005C70D1">
      <w:pPr>
        <w:pStyle w:val="l-rubric-lrg"/>
      </w:pPr>
      <w:r w:rsidRPr="00D468AF">
        <w:t xml:space="preserve">And he kisseth the Holy Things that are covered, thus: first the top of the holy diskos, then the top of the holy chalice, and the edge of the holy table before him. If there be two priests, or more, then they kiss all the holy things, and one another on the shoulder. The senior celebrant saith 'Christ is in our midst' and he that is kissed </w:t>
      </w:r>
      <w:proofErr w:type="spellStart"/>
      <w:r w:rsidRPr="00D468AF">
        <w:t>replieth</w:t>
      </w:r>
      <w:proofErr w:type="spellEnd"/>
      <w:r w:rsidRPr="00D468AF">
        <w:t xml:space="preserve"> 'He is and shall be' Likewise the deacons, if there be two or three, kiss each his own orarion, where the figure of the Cross is, and one another on the shoulder, saying that which the priests have said. In like manner the deacon on the ambo </w:t>
      </w:r>
      <w:proofErr w:type="spellStart"/>
      <w:r w:rsidRPr="00D468AF">
        <w:t>boweth</w:t>
      </w:r>
      <w:proofErr w:type="spellEnd"/>
      <w:r w:rsidRPr="00D468AF">
        <w:t xml:space="preserve">, on the place where he </w:t>
      </w:r>
      <w:proofErr w:type="spellStart"/>
      <w:r w:rsidRPr="00D468AF">
        <w:t>standeth</w:t>
      </w:r>
      <w:proofErr w:type="spellEnd"/>
      <w:r w:rsidRPr="00D468AF">
        <w:t>, and kisseth his orarion where the figure of the cross is, and, then lifting the orarion the deacon says:</w:t>
      </w:r>
    </w:p>
    <w:p w14:paraId="238F22BD" w14:textId="77777777" w:rsidR="002910A2" w:rsidRDefault="002910A2" w:rsidP="00C65A78">
      <w:pPr>
        <w:pStyle w:val="l-vlrg-prayer-125-indented"/>
      </w:pPr>
    </w:p>
    <w:p w14:paraId="453469E0" w14:textId="77777777" w:rsidR="00B6214E" w:rsidRPr="00D0289A" w:rsidRDefault="002910A2" w:rsidP="00C65A78">
      <w:pPr>
        <w:pStyle w:val="l-vlrg-prayer-125-indented"/>
        <w:rPr>
          <w:rStyle w:val="l-exclamation-15-lrgChar"/>
        </w:rPr>
      </w:pPr>
      <w:r w:rsidRPr="00B23A0F">
        <w:rPr>
          <w:rStyle w:val="l-label-largeChar"/>
        </w:rPr>
        <w:t>Deacon:</w:t>
      </w:r>
      <w:r>
        <w:t xml:space="preserve"> </w:t>
      </w:r>
      <w:r w:rsidR="00B6214E" w:rsidRPr="00D0289A">
        <w:rPr>
          <w:rStyle w:val="l-exclamation-15-lrgChar"/>
        </w:rPr>
        <w:t>The doors! The doors! In wisdom let us attend.</w:t>
      </w:r>
    </w:p>
    <w:p w14:paraId="06CE9F94" w14:textId="77777777" w:rsidR="00D468AF" w:rsidRDefault="00D468AF" w:rsidP="00D468AF">
      <w:pPr>
        <w:pStyle w:val="Blockquote"/>
        <w:rPr>
          <w:bCs/>
          <w:i/>
          <w:color w:val="FF0000"/>
        </w:rPr>
      </w:pPr>
      <w:r w:rsidRPr="00D468AF">
        <w:rPr>
          <w:bCs/>
          <w:i/>
          <w:color w:val="FF0000"/>
        </w:rPr>
        <w:t>As the deacon exclaimeth, the curtain is opened, but the holy doors remain closed.</w:t>
      </w:r>
    </w:p>
    <w:p w14:paraId="3FCCA524" w14:textId="77777777" w:rsidR="00D468AF" w:rsidRPr="00D468AF" w:rsidRDefault="00D468AF" w:rsidP="00D468AF">
      <w:pPr>
        <w:pStyle w:val="Blockquote"/>
        <w:rPr>
          <w:bCs/>
          <w:i/>
          <w:color w:val="FF0000"/>
        </w:rPr>
      </w:pPr>
    </w:p>
    <w:p w14:paraId="28E82EA5" w14:textId="77777777" w:rsidR="00D468AF" w:rsidRPr="00D468AF" w:rsidRDefault="00D468AF" w:rsidP="00D468AF">
      <w:pPr>
        <w:pStyle w:val="Blockquote"/>
        <w:rPr>
          <w:bCs/>
          <w:i/>
          <w:color w:val="FF0000"/>
        </w:rPr>
      </w:pPr>
      <w:r w:rsidRPr="00D468AF">
        <w:rPr>
          <w:bCs/>
          <w:i/>
          <w:color w:val="FF0000"/>
        </w:rPr>
        <w:t xml:space="preserve">The priest </w:t>
      </w:r>
      <w:proofErr w:type="spellStart"/>
      <w:r w:rsidRPr="00D468AF">
        <w:rPr>
          <w:bCs/>
          <w:i/>
          <w:color w:val="FF0000"/>
        </w:rPr>
        <w:t>lifteth</w:t>
      </w:r>
      <w:proofErr w:type="spellEnd"/>
      <w:r w:rsidRPr="00D468AF">
        <w:rPr>
          <w:bCs/>
          <w:i/>
          <w:color w:val="FF0000"/>
        </w:rPr>
        <w:t xml:space="preserve"> up the </w:t>
      </w:r>
      <w:proofErr w:type="spellStart"/>
      <w:r w:rsidRPr="00D468AF">
        <w:rPr>
          <w:bCs/>
          <w:i/>
          <w:color w:val="FF0000"/>
        </w:rPr>
        <w:t>aer</w:t>
      </w:r>
      <w:proofErr w:type="spellEnd"/>
      <w:r w:rsidRPr="00D468AF">
        <w:rPr>
          <w:bCs/>
          <w:i/>
          <w:color w:val="FF0000"/>
        </w:rPr>
        <w:t xml:space="preserve">, and holdeth it over the Holy Gifts. If there be other priests concelebrating, they likewise lift up the holy </w:t>
      </w:r>
      <w:proofErr w:type="spellStart"/>
      <w:r w:rsidRPr="00D468AF">
        <w:rPr>
          <w:bCs/>
          <w:i/>
          <w:color w:val="FF0000"/>
        </w:rPr>
        <w:t>aer</w:t>
      </w:r>
      <w:proofErr w:type="spellEnd"/>
      <w:r w:rsidRPr="00D468AF">
        <w:rPr>
          <w:bCs/>
          <w:i/>
          <w:color w:val="FF0000"/>
        </w:rPr>
        <w:t xml:space="preserve">, and hold it over the Holy Gifts, waving it and saying secretly, as do the people also, the Confession of Faith: </w:t>
      </w:r>
    </w:p>
    <w:p w14:paraId="6E523E3D" w14:textId="77777777" w:rsidR="003437EC" w:rsidRDefault="003437EC">
      <w:pPr>
        <w:rPr>
          <w:i/>
          <w:iCs/>
          <w:color w:val="FF0000"/>
          <w:sz w:val="28"/>
          <w:szCs w:val="28"/>
        </w:rPr>
      </w:pPr>
      <w:r>
        <w:br w:type="page"/>
      </w:r>
    </w:p>
    <w:p w14:paraId="642AA33E" w14:textId="77777777" w:rsidR="00B6214E" w:rsidRPr="006B30DC" w:rsidRDefault="00B6214E" w:rsidP="006F25B2">
      <w:pPr>
        <w:pStyle w:val="l-rubric-lrg"/>
        <w:jc w:val="center"/>
      </w:pPr>
      <w:r w:rsidRPr="006B30DC">
        <w:lastRenderedPageBreak/>
        <w:t>The Creed</w:t>
      </w:r>
    </w:p>
    <w:p w14:paraId="52C56FBE" w14:textId="77777777" w:rsidR="00B6214E" w:rsidRPr="006B30DC" w:rsidRDefault="00B6214E" w:rsidP="00C65A78">
      <w:pPr>
        <w:pStyle w:val="l-vlrg-prayer-125-indented"/>
      </w:pPr>
    </w:p>
    <w:p w14:paraId="7B5CAD47" w14:textId="77777777" w:rsidR="00B6214E" w:rsidRPr="006B30DC" w:rsidRDefault="00B6214E" w:rsidP="00C65A78">
      <w:pPr>
        <w:pStyle w:val="l-vlrg-prayer-125-indented"/>
      </w:pPr>
      <w:r w:rsidRPr="006B30DC">
        <w:t>I believe in one God, the Father Almighty, / Maker of heaven and earth and of all things visible and invisible. / And in one Lord Jesus Christ, the Son of God, / the Only-begotten, begotten of the Father before all ages; / Light of Light, true God of true God; / begotten, not made; of one essence with the Father, by Whom all things were made; / Who for us men and for our salvation came down from the heavens, / and was incarnate of the Holy Spirit and the Virgin Mary, and became man;</w:t>
      </w:r>
      <w:r w:rsidR="002E5CEF">
        <w:t xml:space="preserve"> </w:t>
      </w:r>
      <w:r w:rsidRPr="006B30DC">
        <w:t xml:space="preserve">/ And was crucified for us under Pontius Pilate, / and suffered and was buried; / And arose again on the third day according to the Scriptures; / And ascended into the heavens, and sitteth at the right hand of the Father; / And shall come again, with glory, to judge both the living and the dead; / Whose kingdom shall have no end. / And in the Holy Spirit, the Lord, the Giver of life; Who proceedeth from the Father; / Who with the Father and the Son together is worshipped and glorified; Who spake by the prophets. / In One, Holy, Catholic, and Apostolic Church. / I confess one baptism for the remission of sins. / I look for the resurrection of the dead, / and the life of the age to come. Amen. </w:t>
      </w:r>
    </w:p>
    <w:p w14:paraId="2D707428" w14:textId="77777777" w:rsidR="00B6214E" w:rsidRPr="00FE287E" w:rsidRDefault="00BD3BE4" w:rsidP="00B23A0F">
      <w:pPr>
        <w:pStyle w:val="l-rubric-lrg"/>
        <w:jc w:val="center"/>
      </w:pPr>
      <w:r w:rsidRPr="00FE287E">
        <w:br w:type="page"/>
      </w:r>
      <w:r w:rsidR="00B6214E" w:rsidRPr="00FE287E">
        <w:lastRenderedPageBreak/>
        <w:t>The Anaphora</w:t>
      </w:r>
    </w:p>
    <w:p w14:paraId="4E24E3A5" w14:textId="77777777" w:rsidR="00B6214E" w:rsidRPr="006B30DC" w:rsidRDefault="00B6214E" w:rsidP="00C65A78">
      <w:pPr>
        <w:pStyle w:val="l-vlrg-prayer-125-indented"/>
      </w:pPr>
      <w:r w:rsidRPr="00B23A0F">
        <w:rPr>
          <w:rStyle w:val="l-label-largeChar"/>
        </w:rPr>
        <w:t>Deacon or Priest:</w:t>
      </w:r>
      <w:r w:rsidRPr="006B30DC">
        <w:t xml:space="preserve"> </w:t>
      </w:r>
      <w:r w:rsidRPr="005C70D1">
        <w:rPr>
          <w:rStyle w:val="l-exclamation-15-lrgChar"/>
        </w:rPr>
        <w:t>Let us stand well, let us stand with fear, let us attend, that we may offer the holy oblation in peace.</w:t>
      </w:r>
    </w:p>
    <w:p w14:paraId="783E04DC" w14:textId="77777777" w:rsidR="00B6214E" w:rsidRPr="00FE287E" w:rsidRDefault="00B6214E" w:rsidP="00C65A78">
      <w:pPr>
        <w:pStyle w:val="l-vlrg-prayer-125-indented"/>
        <w:rPr>
          <w:rStyle w:val="sc"/>
        </w:rPr>
      </w:pPr>
      <w:r w:rsidRPr="00B23A0F">
        <w:rPr>
          <w:rStyle w:val="l-label-largeChar"/>
        </w:rPr>
        <w:t>Choir:</w:t>
      </w:r>
      <w:r w:rsidRPr="006B30DC">
        <w:t xml:space="preserve"> </w:t>
      </w:r>
      <w:r w:rsidRPr="00B23A0F">
        <w:rPr>
          <w:rStyle w:val="l-choir-lrgChar"/>
        </w:rPr>
        <w:t>A mercy of peace, a sacrifice of praise.</w:t>
      </w:r>
    </w:p>
    <w:p w14:paraId="7E4D568B" w14:textId="77777777" w:rsidR="00B6214E" w:rsidRPr="005C70D1" w:rsidRDefault="00B6214E" w:rsidP="00C65A78">
      <w:pPr>
        <w:pStyle w:val="l-vlrg-prayer-125-indented"/>
        <w:rPr>
          <w:rStyle w:val="l-exclamation-15-lrgChar"/>
        </w:rPr>
      </w:pPr>
      <w:r w:rsidRPr="00B23A0F">
        <w:rPr>
          <w:rStyle w:val="l-label-largeChar"/>
        </w:rPr>
        <w:t>Priest or Bishop:</w:t>
      </w:r>
      <w:r w:rsidRPr="006B30DC">
        <w:t xml:space="preserve"> </w:t>
      </w:r>
      <w:r w:rsidRPr="005C70D1">
        <w:rPr>
          <w:rStyle w:val="l-exclamation-15-lrgChar"/>
        </w:rPr>
        <w:t>The grace of our Lord Jesus Christ, and the love of God the Father, and the communion of the Holy Spirit be with you all.</w:t>
      </w:r>
    </w:p>
    <w:p w14:paraId="77FDFE9D" w14:textId="77777777" w:rsidR="00B6214E" w:rsidRPr="00B23A0F" w:rsidRDefault="00B6214E" w:rsidP="00C65A78">
      <w:pPr>
        <w:pStyle w:val="l-vlrg-prayer-125-indented"/>
        <w:rPr>
          <w:rStyle w:val="l-choir-lrgChar"/>
        </w:rPr>
      </w:pPr>
      <w:r w:rsidRPr="00B23A0F">
        <w:rPr>
          <w:rStyle w:val="l-label-largeChar"/>
        </w:rPr>
        <w:t>Choir:</w:t>
      </w:r>
      <w:r w:rsidRPr="006B30DC">
        <w:t xml:space="preserve"> </w:t>
      </w:r>
      <w:r w:rsidRPr="00B23A0F">
        <w:rPr>
          <w:rStyle w:val="l-choir-lrgChar"/>
        </w:rPr>
        <w:t>And with thy spirit.</w:t>
      </w:r>
    </w:p>
    <w:p w14:paraId="661DD16E" w14:textId="77777777" w:rsidR="00B6214E" w:rsidRPr="005C70D1" w:rsidRDefault="00B6214E" w:rsidP="00C65A78">
      <w:pPr>
        <w:pStyle w:val="l-vlrg-prayer-125-indented"/>
        <w:rPr>
          <w:rStyle w:val="l-exclamation-15-lrgChar"/>
        </w:rPr>
      </w:pPr>
      <w:r w:rsidRPr="006B30DC">
        <w:t>--</w:t>
      </w:r>
      <w:r w:rsidRPr="005C70D1">
        <w:rPr>
          <w:rStyle w:val="l-exclamation-15-lrgChar"/>
        </w:rPr>
        <w:t>Let us lift up our hearts.</w:t>
      </w:r>
    </w:p>
    <w:p w14:paraId="20F867AB" w14:textId="77777777" w:rsidR="00B6214E" w:rsidRPr="006B30DC" w:rsidRDefault="00B6214E" w:rsidP="00C65A78">
      <w:pPr>
        <w:pStyle w:val="l-vlrg-prayer-125-indented"/>
      </w:pPr>
      <w:r w:rsidRPr="00B23A0F">
        <w:rPr>
          <w:rStyle w:val="l-label-largeChar"/>
        </w:rPr>
        <w:t>Choir:</w:t>
      </w:r>
      <w:r w:rsidRPr="006B30DC">
        <w:t xml:space="preserve"> </w:t>
      </w:r>
      <w:r w:rsidRPr="00B23A0F">
        <w:rPr>
          <w:rStyle w:val="l-choir-lrgChar"/>
        </w:rPr>
        <w:t>We lift them up unto the Lord.</w:t>
      </w:r>
    </w:p>
    <w:p w14:paraId="74ADC483" w14:textId="77777777" w:rsidR="00B6214E" w:rsidRDefault="00B6214E" w:rsidP="00C65A78">
      <w:pPr>
        <w:pStyle w:val="l-vlrg-prayer-125-indented"/>
      </w:pPr>
      <w:r w:rsidRPr="006B30DC">
        <w:t>--</w:t>
      </w:r>
      <w:r w:rsidRPr="005C70D1">
        <w:rPr>
          <w:rStyle w:val="l-exclamation-15-lrgChar"/>
        </w:rPr>
        <w:t>Let us give thanks unto the Lord.</w:t>
      </w:r>
    </w:p>
    <w:p w14:paraId="4958DB09" w14:textId="77777777" w:rsidR="00B6214E" w:rsidRPr="00B23A0F" w:rsidRDefault="00B6214E" w:rsidP="00C65A78">
      <w:pPr>
        <w:pStyle w:val="l-vlrg-prayer-125-indented"/>
        <w:rPr>
          <w:rStyle w:val="l-choir-lrgChar"/>
        </w:rPr>
      </w:pPr>
      <w:r w:rsidRPr="00B23A0F">
        <w:rPr>
          <w:rStyle w:val="l-label-largeChar"/>
        </w:rPr>
        <w:t>Choir:</w:t>
      </w:r>
      <w:r w:rsidRPr="006B30DC">
        <w:t xml:space="preserve"> </w:t>
      </w:r>
      <w:r w:rsidRPr="00B23A0F">
        <w:rPr>
          <w:rStyle w:val="l-choir-lrgChar"/>
        </w:rPr>
        <w:t xml:space="preserve">It is meet and right to worship the Father, and the Son, and the Holy Spirit: the Trinity, one in essence and indivisible. </w:t>
      </w:r>
    </w:p>
    <w:p w14:paraId="70D7D570" w14:textId="10662B29" w:rsidR="00E068EC" w:rsidRPr="00B23A0F" w:rsidRDefault="00E068EC" w:rsidP="00B23A0F">
      <w:pPr>
        <w:pStyle w:val="l-rubric-lrg"/>
        <w:jc w:val="center"/>
        <w:rPr>
          <w:rStyle w:val="sru"/>
          <w:i/>
          <w:iCs/>
          <w:sz w:val="28"/>
          <w:szCs w:val="28"/>
        </w:rPr>
      </w:pPr>
      <w:r w:rsidRPr="00B23A0F">
        <w:rPr>
          <w:rStyle w:val="spa"/>
          <w:rFonts w:ascii="Times New Roman" w:hAnsi="Times New Roman" w:cs="Times New Roman"/>
          <w:b w:val="0"/>
          <w:bCs w:val="0"/>
          <w:sz w:val="28"/>
          <w:szCs w:val="28"/>
        </w:rPr>
        <w:t xml:space="preserve">The First Prayer of the Anaphora </w:t>
      </w:r>
      <w:r w:rsidR="003B7150">
        <w:rPr>
          <w:rStyle w:val="spa"/>
          <w:rFonts w:ascii="Times New Roman" w:hAnsi="Times New Roman" w:cs="Times New Roman"/>
          <w:b w:val="0"/>
          <w:bCs w:val="0"/>
          <w:sz w:val="28"/>
          <w:szCs w:val="28"/>
        </w:rPr>
        <w:t xml:space="preserve">* </w:t>
      </w:r>
      <w:r w:rsidRPr="00B23A0F">
        <w:rPr>
          <w:rStyle w:val="spa"/>
          <w:rFonts w:ascii="Times New Roman" w:hAnsi="Times New Roman" w:cs="Times New Roman"/>
          <w:b w:val="0"/>
          <w:bCs w:val="0"/>
          <w:sz w:val="28"/>
          <w:szCs w:val="28"/>
        </w:rPr>
        <w:t>(silently)</w:t>
      </w:r>
    </w:p>
    <w:p w14:paraId="6FEE8820" w14:textId="77777777" w:rsidR="00CA7570" w:rsidRDefault="00CA7570" w:rsidP="00C65A78">
      <w:pPr>
        <w:pStyle w:val="l-vlrg-silent-125-indented"/>
        <w:rPr>
          <w:rStyle w:val="l-label-largeChar"/>
        </w:rPr>
        <w:sectPr w:rsidR="00CA7570" w:rsidSect="00CE71EC">
          <w:type w:val="continuous"/>
          <w:pgSz w:w="12240" w:h="15840" w:code="1"/>
          <w:pgMar w:top="432" w:right="432" w:bottom="432" w:left="432" w:header="720" w:footer="432" w:gutter="0"/>
          <w:cols w:space="720"/>
          <w:docGrid w:linePitch="360"/>
        </w:sectPr>
      </w:pPr>
    </w:p>
    <w:p w14:paraId="233E4BD0" w14:textId="77777777" w:rsidR="00B8180B" w:rsidRDefault="00E068EC" w:rsidP="00C65A78">
      <w:pPr>
        <w:pStyle w:val="l-vlrg-silent-125-indented"/>
      </w:pPr>
      <w:r w:rsidRPr="00B23A0F">
        <w:rPr>
          <w:rStyle w:val="l-label-largeChar"/>
        </w:rPr>
        <w:t>Priest:</w:t>
      </w:r>
      <w:r w:rsidRPr="003A0C99">
        <w:t xml:space="preserve"> </w:t>
      </w:r>
      <w:r w:rsidR="00813360" w:rsidRPr="00813360">
        <w:t xml:space="preserve">O Master, Thou Who dost truly exist, O Lord God, Father Almighty, adorable! It is truly meet and right and fitting to the majesty of Thy holiness, to praise Thee, to hymn Thee, to bless Thee, to worship Thee, to thank Thee, to glorify Thee the only God that truly </w:t>
      </w:r>
      <w:proofErr w:type="spellStart"/>
      <w:r w:rsidR="00813360" w:rsidRPr="00813360">
        <w:t>existeth</w:t>
      </w:r>
      <w:proofErr w:type="spellEnd"/>
      <w:r w:rsidR="00813360" w:rsidRPr="00813360">
        <w:t xml:space="preserve">, and to offer unto Thee with broken heart and humble spirit this our reasonable service; for it is thou Who hast bestowed upon us the knowledge of Thy truth. </w:t>
      </w:r>
    </w:p>
    <w:p w14:paraId="202A90D2" w14:textId="77777777" w:rsidR="00B8180B" w:rsidRDefault="00813360" w:rsidP="00C65A78">
      <w:pPr>
        <w:pStyle w:val="l-vlrg-silent-125-indented"/>
      </w:pPr>
      <w:r w:rsidRPr="00813360">
        <w:t xml:space="preserve">And who hath power sufficient to express Thy might, or make all Thy </w:t>
      </w:r>
      <w:r w:rsidRPr="00813360">
        <w:t xml:space="preserve">praises to be heard, or to proclaim Thy wonders at all times? </w:t>
      </w:r>
    </w:p>
    <w:p w14:paraId="67AFEA2F" w14:textId="77777777" w:rsidR="00B8180B" w:rsidRDefault="00813360" w:rsidP="00C65A78">
      <w:pPr>
        <w:pStyle w:val="l-vlrg-silent-125-indented"/>
      </w:pPr>
      <w:r w:rsidRPr="00813360">
        <w:t>O Master of all, Lord of heaven and earth, and of all creation, visible and invisible, who sittest on the throne of glory and lookest upon the deeps,</w:t>
      </w:r>
    </w:p>
    <w:p w14:paraId="63EE73C9" w14:textId="3A927426" w:rsidR="00B8180B" w:rsidRDefault="00813360" w:rsidP="00C65A78">
      <w:pPr>
        <w:pStyle w:val="l-vlrg-silent-125-indented"/>
      </w:pPr>
      <w:r w:rsidRPr="00813360">
        <w:t xml:space="preserve">Who art unoriginate, inscrutable, ineffable, inexpressible, immutable, the Father of our Lord Jesus Christ, the great God and Savior, our hope, Who is the image of Thy goodness; the stamp of equal kind, in Himself showing forth Thee, the Father, the living Word, the true God, the pre-eternal Wisdom, the Life, the </w:t>
      </w:r>
      <w:r w:rsidRPr="00813360">
        <w:lastRenderedPageBreak/>
        <w:t xml:space="preserve">Sanctification, the Power, the True Light, </w:t>
      </w:r>
    </w:p>
    <w:p w14:paraId="29AAA1BB" w14:textId="77777777" w:rsidR="00B8180B" w:rsidRDefault="00813360" w:rsidP="00C65A78">
      <w:pPr>
        <w:pStyle w:val="l-vlrg-silent-125-indented"/>
      </w:pPr>
      <w:r w:rsidRPr="00813360">
        <w:t xml:space="preserve">through Whom the Holy Spirit was manifested; the Spirit of Truth, the Gift of Adoption, the Pledge of the inheritance to come, the First-fruits of eternal good things, the life-giving Power, the Fountain of sanctification, </w:t>
      </w:r>
    </w:p>
    <w:p w14:paraId="3CC43E9A" w14:textId="4DDCC627" w:rsidR="00B8180B" w:rsidRDefault="00813360" w:rsidP="00C65A78">
      <w:pPr>
        <w:pStyle w:val="l-vlrg-silent-125-indented"/>
      </w:pPr>
      <w:r w:rsidRPr="00813360">
        <w:t xml:space="preserve">by Whom all rational and intelligent creation is strengthened to serve Thee and evermore doth send up to </w:t>
      </w:r>
      <w:r w:rsidRPr="00813360">
        <w:t xml:space="preserve">Thee a doxology, for all things are Thy servants; </w:t>
      </w:r>
    </w:p>
    <w:p w14:paraId="074876DB" w14:textId="1F7EAEBF" w:rsidR="00CA7570" w:rsidRDefault="00813360" w:rsidP="00C65A78">
      <w:pPr>
        <w:pStyle w:val="l-vlrg-silent-125-indented"/>
        <w:sectPr w:rsidR="00CA7570" w:rsidSect="00C64D47">
          <w:type w:val="continuous"/>
          <w:pgSz w:w="12240" w:h="15840" w:code="1"/>
          <w:pgMar w:top="432" w:right="432" w:bottom="432" w:left="432" w:header="720" w:footer="432" w:gutter="0"/>
          <w:cols w:num="2" w:sep="1" w:space="288"/>
          <w:docGrid w:linePitch="360"/>
        </w:sectPr>
      </w:pPr>
      <w:r w:rsidRPr="00813360">
        <w:t xml:space="preserve">For Angels, Archangels, Thrones, Dominions, Principalities, Authorities, Powers, and the many-eyed Cherubim, do praise Thee; before Thee stand round about the six-winged Seraphim, with two they cover their faces, with two their feet, and with two they fly, continually crying one to another with never silent doxologies: </w:t>
      </w:r>
    </w:p>
    <w:p w14:paraId="3A06BA76" w14:textId="77777777" w:rsidR="00E068EC" w:rsidRPr="00E068EC" w:rsidRDefault="00E068EC" w:rsidP="00E068EC">
      <w:pPr>
        <w:pStyle w:val="sru14"/>
        <w:rPr>
          <w:bCs/>
          <w:iCs w:val="0"/>
          <w:szCs w:val="24"/>
        </w:rPr>
      </w:pPr>
      <w:r w:rsidRPr="00E068EC">
        <w:rPr>
          <w:bCs/>
          <w:iCs w:val="0"/>
          <w:szCs w:val="24"/>
        </w:rPr>
        <w:t xml:space="preserve">And here the deacon taketh the holy star from the holy diskos, maketh the sign of the cross above it, and kissing it, layeth it aside as the priest saith: </w:t>
      </w:r>
    </w:p>
    <w:p w14:paraId="2F2C18C2" w14:textId="77777777" w:rsidR="006F25B2" w:rsidRDefault="006F25B2" w:rsidP="00C65A78">
      <w:pPr>
        <w:pStyle w:val="l-vlrg-prayer-125-indented"/>
      </w:pPr>
    </w:p>
    <w:p w14:paraId="49BEA6CA" w14:textId="77777777" w:rsidR="00B6214E" w:rsidRPr="00D0289A" w:rsidRDefault="00FE287E" w:rsidP="00C65A78">
      <w:pPr>
        <w:pStyle w:val="l-vlrg-prayer-125-indented"/>
        <w:rPr>
          <w:rStyle w:val="l-exclamation-15-lrgChar"/>
        </w:rPr>
      </w:pPr>
      <w:r w:rsidRPr="00B23A0F">
        <w:rPr>
          <w:rStyle w:val="l-label-largeChar"/>
        </w:rPr>
        <w:t>Priest:</w:t>
      </w:r>
      <w:r>
        <w:t xml:space="preserve"> </w:t>
      </w:r>
      <w:r w:rsidR="00B6214E" w:rsidRPr="00D0289A">
        <w:rPr>
          <w:rStyle w:val="l-exclamation-15-lrgChar"/>
        </w:rPr>
        <w:t>Singing the triumphal hymn, shouting, crying aloud and saying:</w:t>
      </w:r>
    </w:p>
    <w:p w14:paraId="14B517D2" w14:textId="77777777" w:rsidR="00B8180B" w:rsidRDefault="00B8180B" w:rsidP="00C65A78">
      <w:pPr>
        <w:pStyle w:val="l-vlrg-prayer-125-indented"/>
      </w:pPr>
    </w:p>
    <w:p w14:paraId="605603DD" w14:textId="77777777" w:rsidR="00B6214E" w:rsidRPr="00B23A0F" w:rsidRDefault="00B6214E" w:rsidP="00C65A78">
      <w:pPr>
        <w:pStyle w:val="l-vlrg-prayer-125-indented"/>
        <w:rPr>
          <w:rStyle w:val="l-choir-lrgChar"/>
        </w:rPr>
      </w:pPr>
      <w:r w:rsidRPr="00B23A0F">
        <w:rPr>
          <w:rStyle w:val="l-label-largeChar"/>
        </w:rPr>
        <w:t>Choir:</w:t>
      </w:r>
      <w:r w:rsidRPr="006B30DC">
        <w:t xml:space="preserve"> </w:t>
      </w:r>
      <w:r w:rsidRPr="00B23A0F">
        <w:rPr>
          <w:rStyle w:val="l-choir-lrgChar"/>
        </w:rPr>
        <w:t>Holy, Holy, Holy, Lord of Sabaoth; heaven and earth are full of Thy glory. Hosanna in the highest! Blessed is He that cometh in the name of the Lord. Hosanna in the highest!</w:t>
      </w:r>
    </w:p>
    <w:p w14:paraId="5EDF0FDF" w14:textId="77777777" w:rsidR="00E068EC" w:rsidRPr="00B23A0F" w:rsidRDefault="00E068EC" w:rsidP="001A30C5">
      <w:pPr>
        <w:pStyle w:val="l-rubric-lrg"/>
        <w:jc w:val="center"/>
        <w:rPr>
          <w:rStyle w:val="spa"/>
          <w:rFonts w:ascii="Times New Roman" w:hAnsi="Times New Roman" w:cs="Times New Roman"/>
          <w:b w:val="0"/>
          <w:bCs w:val="0"/>
          <w:sz w:val="28"/>
          <w:szCs w:val="28"/>
        </w:rPr>
      </w:pPr>
      <w:r>
        <w:br w:type="page"/>
      </w:r>
      <w:r w:rsidRPr="00B23A0F">
        <w:rPr>
          <w:rStyle w:val="spa"/>
          <w:rFonts w:ascii="Times New Roman" w:hAnsi="Times New Roman" w:cs="Times New Roman"/>
          <w:b w:val="0"/>
          <w:bCs w:val="0"/>
          <w:sz w:val="28"/>
          <w:szCs w:val="28"/>
        </w:rPr>
        <w:lastRenderedPageBreak/>
        <w:t>The Second Prayer of the Anaphora</w:t>
      </w:r>
      <w:r w:rsidR="00326E5A">
        <w:rPr>
          <w:rStyle w:val="spa"/>
          <w:rFonts w:ascii="Times New Roman" w:hAnsi="Times New Roman" w:cs="Times New Roman"/>
          <w:b w:val="0"/>
          <w:bCs w:val="0"/>
          <w:sz w:val="28"/>
          <w:szCs w:val="28"/>
        </w:rPr>
        <w:t xml:space="preserve"> *</w:t>
      </w:r>
    </w:p>
    <w:p w14:paraId="7D66814B" w14:textId="77777777" w:rsidR="00CA7570" w:rsidRDefault="00CA7570" w:rsidP="00C65A78">
      <w:pPr>
        <w:pStyle w:val="l-vlrg-silent-125-indented"/>
        <w:rPr>
          <w:rStyle w:val="l-label-largeChar"/>
        </w:rPr>
        <w:sectPr w:rsidR="00CA7570" w:rsidSect="00CE71EC">
          <w:type w:val="continuous"/>
          <w:pgSz w:w="12240" w:h="15840" w:code="1"/>
          <w:pgMar w:top="432" w:right="432" w:bottom="432" w:left="432" w:header="720" w:footer="432" w:gutter="0"/>
          <w:cols w:space="720"/>
          <w:docGrid w:linePitch="360"/>
        </w:sectPr>
      </w:pPr>
    </w:p>
    <w:p w14:paraId="2E70CF01" w14:textId="0204636A" w:rsidR="006B4DCC" w:rsidRDefault="00E068EC" w:rsidP="00C65A78">
      <w:pPr>
        <w:pStyle w:val="l-vlrg-silent-125-indented"/>
      </w:pPr>
      <w:r w:rsidRPr="00B23A0F">
        <w:rPr>
          <w:rStyle w:val="l-label-largeChar"/>
        </w:rPr>
        <w:t>Priest:</w:t>
      </w:r>
      <w:r w:rsidRPr="003A0C99">
        <w:t xml:space="preserve"> </w:t>
      </w:r>
      <w:r w:rsidR="003B7150" w:rsidRPr="003B7150">
        <w:t xml:space="preserve">With these blessed hosts, O Master who lovest mankind, we sinners also cry aloud and say, holy art Thou in truth, and Most-holy, and there is no measure to the majesty of Thy holiness; and venerable art Thou in all Thy works, for in righteousness and true judgment hast Thou ordered all things for us. </w:t>
      </w:r>
    </w:p>
    <w:p w14:paraId="491003D4" w14:textId="77777777" w:rsidR="00B8180B" w:rsidRDefault="003B7150" w:rsidP="00C65A78">
      <w:pPr>
        <w:pStyle w:val="l-vlrg-silent-125-indented"/>
      </w:pPr>
      <w:r w:rsidRPr="003B7150">
        <w:t xml:space="preserve">For, having created man, taking him from the dust of the earth and fashioned him according to Thine image, O God, Thou didst place him in the paradise of delight, promising him life immortal and the enjoyment of eternal good things in keeping Thy commandments; </w:t>
      </w:r>
    </w:p>
    <w:p w14:paraId="07AE9814" w14:textId="77777777" w:rsidR="00B8180B" w:rsidRDefault="003B7150" w:rsidP="00C65A78">
      <w:pPr>
        <w:pStyle w:val="l-vlrg-silent-125-indented"/>
      </w:pPr>
      <w:r w:rsidRPr="003B7150">
        <w:t xml:space="preserve">but when he disobeyed Thee, the true God, who had created him, and was led astray by the deception of the serpent, and became mortal through his own transgression, Thou didst banish him in Thy righteous judgment, O God, from paradise unto this present world, returning him to the earth from whence he was taken, </w:t>
      </w:r>
      <w:r w:rsidRPr="003B7150">
        <w:t xml:space="preserve">providing for him the salvation of regeneration, in Thy Christ Himself. </w:t>
      </w:r>
    </w:p>
    <w:p w14:paraId="0CB4A942" w14:textId="066FBCE7" w:rsidR="006B4DCC" w:rsidRDefault="003B7150" w:rsidP="00C65A78">
      <w:pPr>
        <w:pStyle w:val="l-vlrg-silent-125-indented"/>
      </w:pPr>
      <w:r w:rsidRPr="003B7150">
        <w:t xml:space="preserve">For Thou didst not turn Thyself away unto the end from Thy creature, whom Thou hast made, O Good One, nor didst Thou forget the work of Thy hands; but Thou didst visit him in divers manners, for the sake of the tender compassion of thy mercy. </w:t>
      </w:r>
    </w:p>
    <w:p w14:paraId="73A1F82C" w14:textId="77777777" w:rsidR="00B8180B" w:rsidRDefault="003B7150" w:rsidP="00C65A78">
      <w:pPr>
        <w:pStyle w:val="l-vlrg-silent-125-indented"/>
      </w:pPr>
      <w:r w:rsidRPr="003B7150">
        <w:t xml:space="preserve">Thou didst send forth prophets; Thou didst perform mighty works by the Saints who, in every generation, were well pleasing unto Thee; Thou didst speak unto us by the mouths of Thy servants the prophets, proclaiming beforehand to us the salvation which was to come; Thou didst give the Law as a help; </w:t>
      </w:r>
    </w:p>
    <w:p w14:paraId="40E34927" w14:textId="77777777" w:rsidR="00B8180B" w:rsidRDefault="003B7150" w:rsidP="00C65A78">
      <w:pPr>
        <w:pStyle w:val="l-vlrg-silent-125-indented"/>
      </w:pPr>
      <w:r w:rsidRPr="003B7150">
        <w:t xml:space="preserve">Thou didst appoint guardian angels and when the fullness of time was come, Thou didst speak unto us through Thy Son Himself, through Whom also the ages were made; Who through being the Brightness of Thy glory, and the express Image of Thy Person, and upholding all things </w:t>
      </w:r>
      <w:r w:rsidRPr="003B7150">
        <w:lastRenderedPageBreak/>
        <w:t xml:space="preserve">by the word of His power, thought it not robbery to be equal to Thee, the God and Father; </w:t>
      </w:r>
    </w:p>
    <w:p w14:paraId="6BFC4C26" w14:textId="77777777" w:rsidR="00B8180B" w:rsidRDefault="003B7150" w:rsidP="00C65A78">
      <w:pPr>
        <w:pStyle w:val="l-vlrg-silent-125-indented"/>
      </w:pPr>
      <w:r w:rsidRPr="003B7150">
        <w:t xml:space="preserve">but though He was God before the ages, yet, He appeared on earth and dwelt among men, and was incarnate of a holy Virgin, did empty Himself, taking on the form of a servant, becoming conformed to the body of our lowliness, that He mightest make us </w:t>
      </w:r>
      <w:r w:rsidR="006B4DCC">
        <w:t>conformable</w:t>
      </w:r>
      <w:r w:rsidRPr="003B7150">
        <w:t xml:space="preserve"> to the image of His glory. </w:t>
      </w:r>
    </w:p>
    <w:p w14:paraId="75F6713C" w14:textId="77777777" w:rsidR="00B8180B" w:rsidRDefault="003B7150" w:rsidP="00C65A78">
      <w:pPr>
        <w:pStyle w:val="l-vlrg-silent-125-indented"/>
      </w:pPr>
      <w:r w:rsidRPr="003B7150">
        <w:t xml:space="preserve">For as by man sin entered into the world, and by sin death, so it pleased Thine only begotten Son, who is in the bosom of Thee, the God and Father, to be born of a woman, the holy Theotokos and Ever-Virgin Mary, to be born under the Law, to condemn sin in His flesh; that they who were dead in Adam might be made alive in Thy Christ. </w:t>
      </w:r>
    </w:p>
    <w:p w14:paraId="14567493" w14:textId="77777777" w:rsidR="00B8180B" w:rsidRDefault="003B7150" w:rsidP="00C65A78">
      <w:pPr>
        <w:pStyle w:val="l-vlrg-silent-125-indented"/>
      </w:pPr>
      <w:r w:rsidRPr="003B7150">
        <w:t xml:space="preserve">And becoming a dweller in this world giving saving commandments, releasing us from the delusions of idols, He brought us unto knowledge </w:t>
      </w:r>
      <w:r w:rsidRPr="003B7150">
        <w:t xml:space="preserve">of Thee, the true God and Father, having acquired us for Himself a peculiar people, a royal priesthood, a holy nation; </w:t>
      </w:r>
    </w:p>
    <w:p w14:paraId="789C3080" w14:textId="77777777" w:rsidR="00B8180B" w:rsidRDefault="003B7150" w:rsidP="00C65A78">
      <w:pPr>
        <w:pStyle w:val="l-vlrg-silent-125-indented"/>
      </w:pPr>
      <w:r w:rsidRPr="003B7150">
        <w:t xml:space="preserve">and having cleansed us in water, and sanctified us with the Holy Spirit, He gave Himself a ransom to Death, whereby we were held, sold into bondage under sin, and having descended through the cross into Hades, that He mightest fill all things with Himself, </w:t>
      </w:r>
    </w:p>
    <w:p w14:paraId="0ACD3E76" w14:textId="77777777" w:rsidR="00B8180B" w:rsidRDefault="003B7150" w:rsidP="00C65A78">
      <w:pPr>
        <w:pStyle w:val="l-vlrg-silent-125-indented"/>
      </w:pPr>
      <w:r w:rsidRPr="003B7150">
        <w:t xml:space="preserve">He loosed the pains of death, and arose again from the dead on the third day, and making a way for all flesh through the resurrection from the dead, (for it was not possible that the Author of Life to be held by corruption), that He might be in Himself the first fruits of those who hath fallen asleep, the first born of the dead, that He mightest be Himself truly the first in all things. </w:t>
      </w:r>
    </w:p>
    <w:p w14:paraId="3CB712B2" w14:textId="1AFD8468" w:rsidR="006B4DCC" w:rsidRDefault="003B7150" w:rsidP="00C65A78">
      <w:pPr>
        <w:pStyle w:val="l-vlrg-silent-125-indented"/>
      </w:pPr>
      <w:r w:rsidRPr="003B7150">
        <w:t xml:space="preserve">And having ascended into heaven, He sat down at the right hand of Thy Majesty on high; and He shalt come </w:t>
      </w:r>
      <w:r w:rsidRPr="003B7150">
        <w:lastRenderedPageBreak/>
        <w:t xml:space="preserve">again to render unto every man according to his works. And He, hath left with us as memorials of His saving passion these things which we have offered according to His commandments. </w:t>
      </w:r>
    </w:p>
    <w:p w14:paraId="565503EA" w14:textId="77777777" w:rsidR="006B4DCC" w:rsidRDefault="006B4DCC" w:rsidP="00C65A78">
      <w:pPr>
        <w:pStyle w:val="l-vlrg-silent-125-indented"/>
      </w:pPr>
    </w:p>
    <w:p w14:paraId="16840C44" w14:textId="77777777" w:rsidR="003B7150" w:rsidRPr="003B7150" w:rsidRDefault="003B7150" w:rsidP="00C65A78">
      <w:pPr>
        <w:pStyle w:val="l-vlrg-silent-125-indented"/>
      </w:pPr>
      <w:r w:rsidRPr="003B7150">
        <w:t>For when He was about to go forth to His voluntary and ever memorable, and life creating death, in the night in which He gave Himself for the life of the world, taking bread into His holy and most pure hands, showing it to Thee, God and Father, giving thanks, blessing it, sanctifying it, breaking it,</w:t>
      </w:r>
    </w:p>
    <w:p w14:paraId="6A8ADADE" w14:textId="77777777" w:rsidR="00CA7570" w:rsidRDefault="00CA7570" w:rsidP="00C65A78">
      <w:pPr>
        <w:pStyle w:val="l-vlrg-silent-125-indented"/>
        <w:rPr>
          <w:color w:val="FF0000"/>
        </w:rPr>
        <w:sectPr w:rsidR="00CA7570" w:rsidSect="00C64D47">
          <w:type w:val="continuous"/>
          <w:pgSz w:w="12240" w:h="15840" w:code="1"/>
          <w:pgMar w:top="432" w:right="432" w:bottom="432" w:left="432" w:header="720" w:footer="432" w:gutter="0"/>
          <w:cols w:num="2" w:sep="1" w:space="288"/>
          <w:docGrid w:linePitch="360"/>
        </w:sectPr>
      </w:pPr>
    </w:p>
    <w:p w14:paraId="62D74187" w14:textId="607B0565" w:rsidR="00E068EC" w:rsidRPr="00CE71EC" w:rsidRDefault="00E068EC" w:rsidP="00C65A78">
      <w:pPr>
        <w:pStyle w:val="l-vlrg-silent-125-indented"/>
        <w:rPr>
          <w:color w:val="FF0000"/>
        </w:rPr>
      </w:pPr>
      <w:r w:rsidRPr="00CE71EC">
        <w:rPr>
          <w:color w:val="FF0000"/>
        </w:rPr>
        <w:t xml:space="preserve">Exclamation: </w:t>
      </w:r>
    </w:p>
    <w:p w14:paraId="76F9B40D" w14:textId="77777777" w:rsidR="00B6214E" w:rsidRDefault="006F25B2" w:rsidP="00C65A78">
      <w:pPr>
        <w:pStyle w:val="l-vlrg-prayer-125-indented"/>
        <w:rPr>
          <w:rStyle w:val="l-exclamation-15-lrgChar"/>
        </w:rPr>
      </w:pPr>
      <w:r w:rsidRPr="006F25B2">
        <w:rPr>
          <w:rStyle w:val="l-label-largeChar"/>
        </w:rPr>
        <w:t>Priest:</w:t>
      </w:r>
      <w:r>
        <w:t xml:space="preserve"> </w:t>
      </w:r>
      <w:r w:rsidR="003B7150">
        <w:rPr>
          <w:rStyle w:val="audible"/>
        </w:rPr>
        <w:t>He gave it to His holy disciples and apostles, saying: Take, eat: this is my Body which is broken for you, for the remission of sins.</w:t>
      </w:r>
    </w:p>
    <w:p w14:paraId="647D5905" w14:textId="77777777" w:rsidR="007A6B08" w:rsidRDefault="007A6B08" w:rsidP="00C65A78">
      <w:pPr>
        <w:pStyle w:val="l-vlrg-prayer-125-indented"/>
        <w:rPr>
          <w:rStyle w:val="sc"/>
        </w:rPr>
      </w:pPr>
      <w:r w:rsidRPr="005C70D1">
        <w:rPr>
          <w:rStyle w:val="l-label-largeChar"/>
        </w:rPr>
        <w:t>Choir:</w:t>
      </w:r>
      <w:r w:rsidRPr="006B30DC">
        <w:t xml:space="preserve"> </w:t>
      </w:r>
      <w:r w:rsidRPr="00B23A0F">
        <w:rPr>
          <w:rStyle w:val="l-choir-lrgChar"/>
        </w:rPr>
        <w:t>Amen.</w:t>
      </w:r>
    </w:p>
    <w:p w14:paraId="37CD1039" w14:textId="77777777" w:rsidR="001D2B06" w:rsidRPr="001D2B06" w:rsidRDefault="001D2B06" w:rsidP="005C70D1">
      <w:pPr>
        <w:pStyle w:val="l-rubric-lrg"/>
      </w:pPr>
      <w:r w:rsidRPr="001D2B06">
        <w:t xml:space="preserve">While the above is being said, the deacon </w:t>
      </w:r>
      <w:proofErr w:type="spellStart"/>
      <w:r w:rsidRPr="001D2B06">
        <w:t>pointeth</w:t>
      </w:r>
      <w:proofErr w:type="spellEnd"/>
      <w:r w:rsidRPr="001D2B06">
        <w:t xml:space="preserve"> out the holy diskos to the priest, holding his orarion with three fingers of his right hand. Likewise, when the priest saith 'Drink of it, all of you', he </w:t>
      </w:r>
      <w:proofErr w:type="spellStart"/>
      <w:r w:rsidRPr="001D2B06">
        <w:t>pointeth</w:t>
      </w:r>
      <w:proofErr w:type="spellEnd"/>
      <w:r w:rsidRPr="001D2B06">
        <w:t xml:space="preserve"> out the holy chalice</w:t>
      </w:r>
    </w:p>
    <w:p w14:paraId="50F43AC4" w14:textId="77777777" w:rsidR="001D2B06" w:rsidRDefault="001D2B06" w:rsidP="005C70D1">
      <w:pPr>
        <w:pStyle w:val="l-rubric-lrg"/>
      </w:pPr>
      <w:r w:rsidRPr="001D2B06">
        <w:t>The priest secretly</w:t>
      </w:r>
      <w:r>
        <w:rPr>
          <w:rStyle w:val="ru"/>
        </w:rPr>
        <w:t>:</w:t>
      </w:r>
      <w:r>
        <w:t xml:space="preserve"> </w:t>
      </w:r>
    </w:p>
    <w:p w14:paraId="447F45CC" w14:textId="77777777" w:rsidR="0020161D" w:rsidRDefault="0020161D" w:rsidP="00C65A78">
      <w:pPr>
        <w:pStyle w:val="l-vlrg-silent-125-indented"/>
        <w:rPr>
          <w:rStyle w:val="l-label-largeChar"/>
        </w:rPr>
      </w:pPr>
    </w:p>
    <w:p w14:paraId="23FAF532" w14:textId="77777777" w:rsidR="00CA7570" w:rsidRDefault="00CA7570" w:rsidP="00C65A78">
      <w:pPr>
        <w:pStyle w:val="l-vlrg-silent-125-indented"/>
        <w:rPr>
          <w:rStyle w:val="l-label-largeChar"/>
        </w:rPr>
        <w:sectPr w:rsidR="00CA7570" w:rsidSect="00CE71EC">
          <w:type w:val="continuous"/>
          <w:pgSz w:w="12240" w:h="15840" w:code="1"/>
          <w:pgMar w:top="432" w:right="432" w:bottom="432" w:left="432" w:header="720" w:footer="432" w:gutter="0"/>
          <w:cols w:space="720"/>
          <w:docGrid w:linePitch="360"/>
        </w:sectPr>
      </w:pPr>
    </w:p>
    <w:p w14:paraId="61A57FB8" w14:textId="6BFB550E" w:rsidR="001D2B06" w:rsidRDefault="001D2B06" w:rsidP="00C65A78">
      <w:pPr>
        <w:pStyle w:val="l-vlrg-silent-125-indented"/>
      </w:pPr>
      <w:r w:rsidRPr="006F25B2">
        <w:rPr>
          <w:rStyle w:val="l-label-largeChar"/>
        </w:rPr>
        <w:t>Priest:</w:t>
      </w:r>
      <w:r>
        <w:t xml:space="preserve"> </w:t>
      </w:r>
      <w:r w:rsidR="003B7150" w:rsidRPr="003B7150">
        <w:t xml:space="preserve">Likewise also taking the cup of the fruit of the vine, having mingled </w:t>
      </w:r>
      <w:r w:rsidR="003B7150" w:rsidRPr="003B7150">
        <w:t>it, given thanks, blessed it, sanctified it:</w:t>
      </w:r>
    </w:p>
    <w:p w14:paraId="45307248" w14:textId="77777777" w:rsidR="00CA7570" w:rsidRDefault="00CA7570" w:rsidP="00C65A78">
      <w:pPr>
        <w:pStyle w:val="l-vlrg-silent-125-indented"/>
        <w:sectPr w:rsidR="00CA7570" w:rsidSect="00C64D47">
          <w:type w:val="continuous"/>
          <w:pgSz w:w="12240" w:h="15840" w:code="1"/>
          <w:pgMar w:top="432" w:right="432" w:bottom="432" w:left="432" w:header="720" w:footer="432" w:gutter="0"/>
          <w:cols w:num="2" w:sep="1" w:space="288"/>
          <w:docGrid w:linePitch="360"/>
        </w:sectPr>
      </w:pPr>
    </w:p>
    <w:p w14:paraId="2521A32B" w14:textId="6D9D436C" w:rsidR="00603DC2" w:rsidRPr="001D2B06" w:rsidRDefault="00603DC2" w:rsidP="00C65A78">
      <w:pPr>
        <w:pStyle w:val="l-vlrg-silent-125-indented"/>
      </w:pPr>
    </w:p>
    <w:p w14:paraId="167D5CA0" w14:textId="77777777" w:rsidR="00B6214E" w:rsidRPr="00D0289A" w:rsidRDefault="006F25B2" w:rsidP="00C65A78">
      <w:pPr>
        <w:pStyle w:val="l-vlrg-prayer-125-indented"/>
        <w:rPr>
          <w:rStyle w:val="l-exclamation-15-lrgChar"/>
        </w:rPr>
      </w:pPr>
      <w:r w:rsidRPr="006F25B2">
        <w:rPr>
          <w:rStyle w:val="l-label-largeChar"/>
        </w:rPr>
        <w:t>Priest:</w:t>
      </w:r>
      <w:r>
        <w:t xml:space="preserve"> </w:t>
      </w:r>
      <w:r w:rsidR="003B7150">
        <w:rPr>
          <w:rStyle w:val="audible"/>
        </w:rPr>
        <w:t>He gave it to His holy disciples and apostles, saying: Drink of it, all of you: this is My Blood of the New Testament, which is shed for you and for many, for the remission of sins.</w:t>
      </w:r>
      <w:r w:rsidR="003B7150">
        <w:rPr>
          <w:szCs w:val="32"/>
        </w:rPr>
        <w:t xml:space="preserve"> </w:t>
      </w:r>
    </w:p>
    <w:p w14:paraId="62571BD9" w14:textId="77777777" w:rsidR="00E068EC" w:rsidRPr="00B23A0F" w:rsidRDefault="00B6214E" w:rsidP="00C65A78">
      <w:pPr>
        <w:pStyle w:val="l-vlrg-prayer-125-indented"/>
        <w:rPr>
          <w:rStyle w:val="l-choir-lrgChar"/>
        </w:rPr>
      </w:pPr>
      <w:r w:rsidRPr="005C70D1">
        <w:rPr>
          <w:rStyle w:val="l-label-largeChar"/>
        </w:rPr>
        <w:t>Choir:</w:t>
      </w:r>
      <w:r w:rsidRPr="00E068EC">
        <w:t xml:space="preserve"> </w:t>
      </w:r>
      <w:r w:rsidRPr="00B23A0F">
        <w:rPr>
          <w:rStyle w:val="l-choir-lrgChar"/>
        </w:rPr>
        <w:t xml:space="preserve">Amen. </w:t>
      </w:r>
    </w:p>
    <w:p w14:paraId="42D436BD" w14:textId="77777777" w:rsidR="001D2B06" w:rsidRPr="001D2B06" w:rsidRDefault="001D2B06" w:rsidP="00B23A0F">
      <w:pPr>
        <w:pStyle w:val="l-rubric-lrg"/>
      </w:pPr>
      <w:r w:rsidRPr="001D2B06">
        <w:t xml:space="preserve">While the above is being said, the deacon </w:t>
      </w:r>
      <w:proofErr w:type="spellStart"/>
      <w:r w:rsidRPr="001D2B06">
        <w:t>pointeth</w:t>
      </w:r>
      <w:proofErr w:type="spellEnd"/>
      <w:r w:rsidRPr="001D2B06">
        <w:t xml:space="preserve"> out the holy diskos to the priest, holding his orarion with three fingers of his right hand. Likewise, when the priest saith 'Drink of it, all of you', he </w:t>
      </w:r>
      <w:proofErr w:type="spellStart"/>
      <w:r w:rsidRPr="001D2B06">
        <w:t>pointeth</w:t>
      </w:r>
      <w:proofErr w:type="spellEnd"/>
      <w:r w:rsidRPr="001D2B06">
        <w:t xml:space="preserve"> out the holy chalice</w:t>
      </w:r>
    </w:p>
    <w:p w14:paraId="6244C182" w14:textId="77777777" w:rsidR="0020161D" w:rsidRDefault="0020161D" w:rsidP="00616FD4">
      <w:pPr>
        <w:pStyle w:val="l-rubric-lrg"/>
      </w:pPr>
    </w:p>
    <w:p w14:paraId="02C071B2" w14:textId="77777777" w:rsidR="001D2B06" w:rsidRDefault="001D2B06" w:rsidP="00616FD4">
      <w:pPr>
        <w:pStyle w:val="l-rubric-lrg"/>
      </w:pPr>
      <w:r w:rsidRPr="001A30C5">
        <w:t>The priest secretly</w:t>
      </w:r>
      <w:r w:rsidR="003B7150">
        <w:t xml:space="preserve"> * </w:t>
      </w:r>
      <w:r>
        <w:rPr>
          <w:rStyle w:val="ru"/>
        </w:rPr>
        <w:t>:</w:t>
      </w:r>
      <w:r>
        <w:t xml:space="preserve"> </w:t>
      </w:r>
    </w:p>
    <w:p w14:paraId="19C745F8" w14:textId="77777777" w:rsidR="00CA7570" w:rsidRDefault="00CA7570" w:rsidP="00C65A78">
      <w:pPr>
        <w:pStyle w:val="l-vlrg-silent-125-indented"/>
        <w:rPr>
          <w:rStyle w:val="l-label-largeChar"/>
        </w:rPr>
        <w:sectPr w:rsidR="00CA7570" w:rsidSect="00CE71EC">
          <w:type w:val="continuous"/>
          <w:pgSz w:w="12240" w:h="15840" w:code="1"/>
          <w:pgMar w:top="432" w:right="432" w:bottom="432" w:left="432" w:header="720" w:footer="432" w:gutter="0"/>
          <w:cols w:space="720"/>
          <w:docGrid w:linePitch="360"/>
        </w:sectPr>
      </w:pPr>
    </w:p>
    <w:p w14:paraId="2BD6687F" w14:textId="6E9D0B4C" w:rsidR="006F3CD9" w:rsidRPr="001D2B06" w:rsidRDefault="001D2B06" w:rsidP="00C65A78">
      <w:pPr>
        <w:pStyle w:val="l-vlrg-silent-125-indented"/>
      </w:pPr>
      <w:r w:rsidRPr="00B23A0F">
        <w:rPr>
          <w:rStyle w:val="l-label-largeChar"/>
        </w:rPr>
        <w:lastRenderedPageBreak/>
        <w:t>Priest:</w:t>
      </w:r>
      <w:r>
        <w:t xml:space="preserve"> </w:t>
      </w:r>
      <w:r w:rsidR="003B7150" w:rsidRPr="003B7150">
        <w:t xml:space="preserve">This do in remembrance of Me; for as often as ye shall eat this bread and drink of this cup, ye do proclaim My death, ye do confess My resurrection. Wherefore, we also, Master, being mindful of His saving </w:t>
      </w:r>
      <w:r w:rsidR="003B7150" w:rsidRPr="003B7150">
        <w:t xml:space="preserve">passion, life-giving cross, </w:t>
      </w:r>
      <w:r w:rsidR="00DC0C29" w:rsidRPr="003B7150">
        <w:t>three-day</w:t>
      </w:r>
      <w:r w:rsidR="003B7150" w:rsidRPr="003B7150">
        <w:t xml:space="preserve"> burial, and resurrection from the dead, His ascension into heaven, and His sitting on the right hand of Thee, the God and Father, and His glorious and terrible second coming:</w:t>
      </w:r>
    </w:p>
    <w:p w14:paraId="38A53206" w14:textId="77777777" w:rsidR="00CA7570" w:rsidRDefault="00CA7570" w:rsidP="00C65A78">
      <w:pPr>
        <w:pStyle w:val="l-vlrg-silent-125-indented"/>
        <w:sectPr w:rsidR="00CA7570" w:rsidSect="00C64D47">
          <w:type w:val="continuous"/>
          <w:pgSz w:w="12240" w:h="15840" w:code="1"/>
          <w:pgMar w:top="432" w:right="432" w:bottom="432" w:left="432" w:header="720" w:footer="432" w:gutter="0"/>
          <w:cols w:num="2" w:sep="1" w:space="288"/>
          <w:docGrid w:linePitch="360"/>
        </w:sectPr>
      </w:pPr>
    </w:p>
    <w:p w14:paraId="5B7397C5" w14:textId="5A6A4804" w:rsidR="001D6E4E" w:rsidRDefault="001D6E4E" w:rsidP="00C65A78">
      <w:pPr>
        <w:pStyle w:val="l-vlrg-prayer-125-indented"/>
      </w:pPr>
      <w:r>
        <w:br w:type="page"/>
      </w:r>
    </w:p>
    <w:p w14:paraId="36C05880" w14:textId="77777777" w:rsidR="001D6E4E" w:rsidRPr="006B30DC" w:rsidRDefault="001D6E4E" w:rsidP="00C65A78">
      <w:pPr>
        <w:pStyle w:val="l-vlrg-prayer-125-indented"/>
      </w:pPr>
      <w:bookmarkStart w:id="40" w:name="_Toc480106839"/>
      <w:r w:rsidRPr="00D31AF8">
        <w:rPr>
          <w:b/>
          <w:i/>
          <w:sz w:val="32"/>
          <w:u w:val="single"/>
        </w:rPr>
        <w:lastRenderedPageBreak/>
        <w:t>Priest:</w:t>
      </w:r>
      <w:r>
        <w:rPr>
          <w:sz w:val="32"/>
        </w:rPr>
        <w:t xml:space="preserve"> </w:t>
      </w:r>
      <w:r w:rsidRPr="00D31AF8">
        <w:rPr>
          <w:sz w:val="32"/>
        </w:rPr>
        <w:t>Thine own of Thine own we offer unto Thee, in behalf of all, and for all</w:t>
      </w:r>
    </w:p>
    <w:p w14:paraId="0C10054A" w14:textId="77777777" w:rsidR="001D6E4E" w:rsidRDefault="001D6E4E" w:rsidP="00C65A78">
      <w:pPr>
        <w:pStyle w:val="l-vlrg-prayer-125-indented"/>
        <w:rPr>
          <w:rStyle w:val="sc"/>
        </w:rPr>
      </w:pPr>
      <w:r w:rsidRPr="006B30DC">
        <w:rPr>
          <w:b/>
          <w:bCs/>
          <w:i/>
          <w:iCs/>
          <w:sz w:val="32"/>
        </w:rPr>
        <w:t>Choir:</w:t>
      </w:r>
      <w:r w:rsidRPr="006B30DC">
        <w:rPr>
          <w:sz w:val="32"/>
        </w:rPr>
        <w:t xml:space="preserve"> </w:t>
      </w:r>
      <w:r w:rsidRPr="00680A9A">
        <w:rPr>
          <w:rStyle w:val="sc"/>
        </w:rPr>
        <w:t>We praise Thee, we bless Thee, we give thanks unto Thee, O Lord; and we pray unto Thee, O our God.</w:t>
      </w:r>
    </w:p>
    <w:p w14:paraId="5DA792BE" w14:textId="77777777" w:rsidR="001D6E4E" w:rsidRDefault="001D6E4E" w:rsidP="001D6E4E">
      <w:pPr>
        <w:pStyle w:val="Blockquote"/>
        <w:shd w:val="clear" w:color="auto" w:fill="E0E0E0"/>
        <w:jc w:val="center"/>
        <w:rPr>
          <w:rStyle w:val="sru"/>
          <w:iCs w:val="0"/>
          <w:sz w:val="28"/>
          <w:szCs w:val="28"/>
        </w:rPr>
      </w:pPr>
      <w:r w:rsidRPr="003A0C99">
        <w:rPr>
          <w:rStyle w:val="sru"/>
          <w:iCs w:val="0"/>
          <w:sz w:val="28"/>
          <w:szCs w:val="28"/>
        </w:rPr>
        <w:t>All make a prostration, if it be a weekday,</w:t>
      </w:r>
      <w:r>
        <w:rPr>
          <w:rStyle w:val="sru"/>
          <w:iCs w:val="0"/>
          <w:sz w:val="28"/>
          <w:szCs w:val="28"/>
        </w:rPr>
        <w:t xml:space="preserve"> </w:t>
      </w:r>
      <w:r w:rsidRPr="003A0C99">
        <w:rPr>
          <w:rStyle w:val="sru"/>
          <w:iCs w:val="0"/>
          <w:sz w:val="28"/>
          <w:szCs w:val="28"/>
        </w:rPr>
        <w:t>but not if</w:t>
      </w:r>
    </w:p>
    <w:p w14:paraId="00B558F8" w14:textId="77777777" w:rsidR="001D6E4E" w:rsidRPr="00CE4DF9" w:rsidRDefault="001D6E4E" w:rsidP="001D6E4E">
      <w:pPr>
        <w:pStyle w:val="Blockquote"/>
        <w:shd w:val="clear" w:color="auto" w:fill="E0E0E0"/>
        <w:jc w:val="center"/>
        <w:rPr>
          <w:rStyle w:val="sru20"/>
          <w:iCs w:val="0"/>
          <w:sz w:val="40"/>
          <w:szCs w:val="40"/>
        </w:rPr>
      </w:pPr>
      <w:r w:rsidRPr="003A0C99">
        <w:rPr>
          <w:rStyle w:val="sru20"/>
          <w:iCs w:val="0"/>
          <w:sz w:val="28"/>
          <w:szCs w:val="28"/>
        </w:rPr>
        <w:t>it be Great Feast of the Lord or the Theotokos</w:t>
      </w:r>
      <w:r w:rsidRPr="00CE4DF9">
        <w:rPr>
          <w:rStyle w:val="sru20"/>
          <w:iCs w:val="0"/>
          <w:sz w:val="40"/>
          <w:szCs w:val="40"/>
        </w:rPr>
        <w:t>.</w:t>
      </w:r>
    </w:p>
    <w:p w14:paraId="4822E2AF" w14:textId="77777777" w:rsidR="001D6E4E" w:rsidRPr="00C64D47" w:rsidRDefault="001D6E4E" w:rsidP="00C64D47">
      <w:pPr>
        <w:pStyle w:val="Heading1"/>
        <w:jc w:val="center"/>
        <w:rPr>
          <w:color w:val="FF0000"/>
        </w:rPr>
      </w:pPr>
      <w:bookmarkStart w:id="41" w:name="_Toc480106838"/>
      <w:bookmarkStart w:id="42" w:name="_Toc509583622"/>
      <w:r w:rsidRPr="00C64D47">
        <w:rPr>
          <w:color w:val="FF0000"/>
        </w:rPr>
        <w:t>Epiclesis &amp; Liturgy Living</w:t>
      </w:r>
      <w:bookmarkEnd w:id="41"/>
      <w:bookmarkEnd w:id="42"/>
    </w:p>
    <w:p w14:paraId="7D5F1D14" w14:textId="77777777" w:rsidR="001D6E4E" w:rsidRDefault="001D6E4E" w:rsidP="001D6E4E">
      <w:pPr>
        <w:pStyle w:val="NormalWeb"/>
        <w:rPr>
          <w:rStyle w:val="sc"/>
        </w:rPr>
      </w:pPr>
    </w:p>
    <w:p w14:paraId="44EB74D6" w14:textId="77777777" w:rsidR="001D6E4E" w:rsidRPr="00E55885" w:rsidRDefault="001D6E4E" w:rsidP="001D6E4E">
      <w:pPr>
        <w:sectPr w:rsidR="001D6E4E" w:rsidRPr="00E55885" w:rsidSect="001D6E4E">
          <w:footerReference w:type="default" r:id="rId13"/>
          <w:type w:val="continuous"/>
          <w:pgSz w:w="12240" w:h="15840"/>
          <w:pgMar w:top="720" w:right="720" w:bottom="776" w:left="720" w:header="720" w:footer="720" w:gutter="0"/>
          <w:cols w:space="720"/>
        </w:sectPr>
      </w:pPr>
    </w:p>
    <w:p w14:paraId="17EE173A" w14:textId="77777777" w:rsidR="001D6E4E" w:rsidRPr="00D06E69" w:rsidRDefault="001D6E4E" w:rsidP="001D6E4E">
      <w:pPr>
        <w:pStyle w:val="Heading2"/>
        <w:ind w:left="576" w:hanging="576"/>
        <w:jc w:val="center"/>
        <w:rPr>
          <w:u w:val="single"/>
        </w:rPr>
      </w:pPr>
      <w:bookmarkStart w:id="43" w:name="_Toc509583623"/>
      <w:r w:rsidRPr="00D06E69">
        <w:rPr>
          <w:u w:val="single"/>
        </w:rPr>
        <w:t>Family Immediate</w:t>
      </w:r>
      <w:bookmarkEnd w:id="40"/>
      <w:bookmarkEnd w:id="43"/>
    </w:p>
    <w:p w14:paraId="23FDCB9D" w14:textId="77777777" w:rsidR="001D6E4E" w:rsidRPr="00C64D47" w:rsidRDefault="001D6E4E" w:rsidP="001D6E4E">
      <w:pPr>
        <w:pStyle w:val="l-dyptichs-name-vl"/>
        <w:rPr>
          <w:szCs w:val="24"/>
        </w:rPr>
      </w:pPr>
      <w:r w:rsidRPr="00C64D47">
        <w:rPr>
          <w:szCs w:val="24"/>
        </w:rPr>
        <w:t>Marina</w:t>
      </w:r>
    </w:p>
    <w:p w14:paraId="5A78FAB5" w14:textId="77777777" w:rsidR="001D6E4E" w:rsidRPr="002B5B52" w:rsidRDefault="001D6E4E" w:rsidP="001D6E4E">
      <w:pPr>
        <w:pStyle w:val="l-dyptichs-name-vl"/>
        <w:rPr>
          <w:szCs w:val="24"/>
        </w:rPr>
      </w:pPr>
      <w:r w:rsidRPr="002B5B52">
        <w:rPr>
          <w:szCs w:val="24"/>
        </w:rPr>
        <w:t xml:space="preserve">Priest Nicholas </w:t>
      </w:r>
      <w:r w:rsidRPr="001F4D73">
        <w:rPr>
          <w:sz w:val="12"/>
          <w:szCs w:val="24"/>
        </w:rPr>
        <w:t xml:space="preserve">&amp; </w:t>
      </w:r>
      <w:r w:rsidRPr="002B5B52">
        <w:rPr>
          <w:szCs w:val="24"/>
        </w:rPr>
        <w:t>Genevieve, Anna</w:t>
      </w:r>
      <w:r w:rsidRPr="001F4D73">
        <w:rPr>
          <w:sz w:val="12"/>
          <w:szCs w:val="24"/>
        </w:rPr>
        <w:t xml:space="preserve">, </w:t>
      </w:r>
      <w:r w:rsidRPr="002B5B52">
        <w:rPr>
          <w:szCs w:val="24"/>
        </w:rPr>
        <w:t>Emelia</w:t>
      </w:r>
      <w:r w:rsidRPr="001F4D73">
        <w:rPr>
          <w:sz w:val="12"/>
          <w:szCs w:val="24"/>
        </w:rPr>
        <w:t xml:space="preserve">, </w:t>
      </w:r>
      <w:r w:rsidRPr="002B5B52">
        <w:rPr>
          <w:szCs w:val="24"/>
        </w:rPr>
        <w:t>Sophia</w:t>
      </w:r>
      <w:r w:rsidRPr="001F4D73">
        <w:rPr>
          <w:sz w:val="12"/>
          <w:szCs w:val="24"/>
        </w:rPr>
        <w:t xml:space="preserve">, </w:t>
      </w:r>
      <w:r w:rsidRPr="002B5B52">
        <w:rPr>
          <w:szCs w:val="24"/>
        </w:rPr>
        <w:t>Lucy</w:t>
      </w:r>
      <w:r w:rsidRPr="001F4D73">
        <w:rPr>
          <w:sz w:val="12"/>
          <w:szCs w:val="24"/>
        </w:rPr>
        <w:t xml:space="preserve">, </w:t>
      </w:r>
      <w:r w:rsidRPr="002B5B52">
        <w:rPr>
          <w:szCs w:val="24"/>
        </w:rPr>
        <w:t>Nina</w:t>
      </w:r>
      <w:r w:rsidRPr="001F4D73">
        <w:rPr>
          <w:sz w:val="12"/>
          <w:szCs w:val="24"/>
        </w:rPr>
        <w:t xml:space="preserve">, </w:t>
      </w:r>
      <w:r w:rsidRPr="002B5B52">
        <w:rPr>
          <w:szCs w:val="24"/>
        </w:rPr>
        <w:t>Gregory</w:t>
      </w:r>
      <w:r w:rsidRPr="001F4D73">
        <w:rPr>
          <w:sz w:val="12"/>
          <w:szCs w:val="24"/>
        </w:rPr>
        <w:t xml:space="preserve">, </w:t>
      </w:r>
      <w:r w:rsidRPr="002B5B52">
        <w:rPr>
          <w:szCs w:val="24"/>
        </w:rPr>
        <w:t>Alexandra, Lydia</w:t>
      </w:r>
    </w:p>
    <w:p w14:paraId="6E36E631" w14:textId="77777777" w:rsidR="001D6E4E" w:rsidRPr="002B5B52" w:rsidRDefault="001D6E4E" w:rsidP="001D6E4E">
      <w:pPr>
        <w:pStyle w:val="l-dyptichs-name-vl"/>
        <w:rPr>
          <w:szCs w:val="24"/>
        </w:rPr>
      </w:pPr>
      <w:r w:rsidRPr="002B5B52">
        <w:rPr>
          <w:szCs w:val="24"/>
        </w:rPr>
        <w:t xml:space="preserve">Christina </w:t>
      </w:r>
      <w:r w:rsidRPr="001F4D73">
        <w:rPr>
          <w:sz w:val="12"/>
          <w:szCs w:val="24"/>
        </w:rPr>
        <w:t>&amp;</w:t>
      </w:r>
      <w:r w:rsidRPr="002B5B52">
        <w:rPr>
          <w:szCs w:val="24"/>
        </w:rPr>
        <w:t xml:space="preserve"> Timothy</w:t>
      </w:r>
      <w:r w:rsidRPr="001F4D73">
        <w:rPr>
          <w:sz w:val="12"/>
          <w:szCs w:val="24"/>
        </w:rPr>
        <w:t xml:space="preserve">, </w:t>
      </w:r>
      <w:proofErr w:type="spellStart"/>
      <w:r w:rsidRPr="002B5B52">
        <w:rPr>
          <w:szCs w:val="24"/>
        </w:rPr>
        <w:t>Nadezda</w:t>
      </w:r>
      <w:proofErr w:type="spellEnd"/>
      <w:r w:rsidRPr="001F4D73">
        <w:rPr>
          <w:sz w:val="12"/>
          <w:szCs w:val="24"/>
        </w:rPr>
        <w:t xml:space="preserve">, </w:t>
      </w:r>
      <w:r w:rsidRPr="002B5B52">
        <w:rPr>
          <w:szCs w:val="24"/>
        </w:rPr>
        <w:t>Matthew</w:t>
      </w:r>
      <w:r w:rsidRPr="001F4D73">
        <w:rPr>
          <w:sz w:val="12"/>
          <w:szCs w:val="24"/>
        </w:rPr>
        <w:t xml:space="preserve">, </w:t>
      </w:r>
      <w:r w:rsidRPr="002B5B52">
        <w:rPr>
          <w:szCs w:val="24"/>
        </w:rPr>
        <w:t>Vivian</w:t>
      </w:r>
    </w:p>
    <w:p w14:paraId="4B29C9FB" w14:textId="77777777" w:rsidR="001D6E4E" w:rsidRPr="002B5B52" w:rsidRDefault="001D6E4E" w:rsidP="001D6E4E">
      <w:pPr>
        <w:pStyle w:val="l-dyptichs-name-vl"/>
      </w:pPr>
      <w:r w:rsidRPr="002B5B52">
        <w:t xml:space="preserve">Timothy </w:t>
      </w:r>
      <w:r w:rsidRPr="001F4D73">
        <w:rPr>
          <w:sz w:val="12"/>
        </w:rPr>
        <w:t>&amp;</w:t>
      </w:r>
      <w:r w:rsidRPr="002B5B52">
        <w:t xml:space="preserve"> Elizabeth</w:t>
      </w:r>
      <w:r w:rsidRPr="001F4D73">
        <w:rPr>
          <w:sz w:val="12"/>
        </w:rPr>
        <w:t xml:space="preserve">, </w:t>
      </w:r>
      <w:proofErr w:type="spellStart"/>
      <w:r w:rsidRPr="001155C2">
        <w:rPr>
          <w:rStyle w:val="l-dyptichs-name-no-vlChar"/>
        </w:rPr>
        <w:t>NO:Kai</w:t>
      </w:r>
      <w:proofErr w:type="spellEnd"/>
      <w:r w:rsidRPr="001155C2">
        <w:rPr>
          <w:rStyle w:val="l-dyptichs-name-no-vlChar"/>
        </w:rPr>
        <w:t xml:space="preserve"> Lyn</w:t>
      </w:r>
      <w:r w:rsidRPr="002B5B52">
        <w:rPr>
          <w:i/>
        </w:rPr>
        <w:t xml:space="preserve">, </w:t>
      </w:r>
      <w:r w:rsidRPr="002B5B52">
        <w:t>Owen Daniel</w:t>
      </w:r>
    </w:p>
    <w:p w14:paraId="1D36767B" w14:textId="77777777" w:rsidR="001D6E4E" w:rsidRPr="002B5B52" w:rsidRDefault="001D6E4E" w:rsidP="001D6E4E">
      <w:pPr>
        <w:pStyle w:val="l-dyptichs-name-vl"/>
        <w:rPr>
          <w:rFonts w:cs="Calibri"/>
        </w:rPr>
      </w:pPr>
      <w:r w:rsidRPr="002B5B52">
        <w:rPr>
          <w:rFonts w:cs="Calibri"/>
        </w:rPr>
        <w:t xml:space="preserve">Natalie </w:t>
      </w:r>
      <w:r w:rsidRPr="001F4D73">
        <w:rPr>
          <w:rFonts w:cs="Calibri"/>
          <w:sz w:val="12"/>
        </w:rPr>
        <w:t>&amp;</w:t>
      </w:r>
      <w:r w:rsidRPr="002B5B52">
        <w:rPr>
          <w:rFonts w:cs="Calibri"/>
        </w:rPr>
        <w:t xml:space="preserve"> Matthias, Noah</w:t>
      </w:r>
      <w:r>
        <w:rPr>
          <w:rFonts w:cs="Calibri"/>
        </w:rPr>
        <w:t>, Ezra</w:t>
      </w:r>
    </w:p>
    <w:p w14:paraId="4D6C0D6C" w14:textId="77777777" w:rsidR="001D6E4E" w:rsidRPr="00B10F64" w:rsidRDefault="001D6E4E" w:rsidP="001D6E4E">
      <w:pPr>
        <w:pStyle w:val="Heading2"/>
        <w:ind w:left="576" w:hanging="576"/>
        <w:jc w:val="center"/>
        <w:rPr>
          <w:color w:val="000000"/>
          <w:szCs w:val="24"/>
        </w:rPr>
      </w:pPr>
      <w:bookmarkStart w:id="44" w:name="_Toc480106840"/>
      <w:bookmarkStart w:id="45" w:name="_Toc509583624"/>
      <w:r w:rsidRPr="00D06E69">
        <w:rPr>
          <w:u w:val="single"/>
        </w:rPr>
        <w:t>Family Other</w:t>
      </w:r>
      <w:bookmarkEnd w:id="44"/>
      <w:bookmarkEnd w:id="45"/>
    </w:p>
    <w:p w14:paraId="454BBFAD" w14:textId="77777777" w:rsidR="001D6E4E" w:rsidRPr="002B5B52" w:rsidRDefault="001D6E4E" w:rsidP="001D6E4E">
      <w:pPr>
        <w:pStyle w:val="l-dyptichs-name"/>
        <w:rPr>
          <w:sz w:val="36"/>
        </w:rPr>
      </w:pPr>
      <w:r w:rsidRPr="002B5B52">
        <w:rPr>
          <w:sz w:val="36"/>
        </w:rPr>
        <w:t xml:space="preserve">Michael </w:t>
      </w:r>
      <w:r w:rsidRPr="0086692D">
        <w:rPr>
          <w:sz w:val="12"/>
        </w:rPr>
        <w:t>&amp;</w:t>
      </w:r>
      <w:r w:rsidRPr="002B5B52">
        <w:rPr>
          <w:sz w:val="36"/>
        </w:rPr>
        <w:t xml:space="preserve"> Evangelia</w:t>
      </w:r>
    </w:p>
    <w:p w14:paraId="060528B7" w14:textId="77777777" w:rsidR="001D6E4E" w:rsidRPr="00D06E69" w:rsidRDefault="001D6E4E" w:rsidP="001D6E4E">
      <w:pPr>
        <w:pStyle w:val="Heading2"/>
        <w:ind w:left="576" w:hanging="576"/>
        <w:jc w:val="center"/>
        <w:rPr>
          <w:u w:val="single"/>
        </w:rPr>
      </w:pPr>
      <w:bookmarkStart w:id="46" w:name="_Toc480106841"/>
      <w:bookmarkStart w:id="47" w:name="_Toc509583625"/>
      <w:r w:rsidRPr="00D06E69">
        <w:rPr>
          <w:u w:val="single"/>
        </w:rPr>
        <w:t>Parish</w:t>
      </w:r>
      <w:bookmarkEnd w:id="46"/>
      <w:bookmarkEnd w:id="47"/>
    </w:p>
    <w:p w14:paraId="0EF7B84B" w14:textId="77777777" w:rsidR="001D6E4E" w:rsidRPr="002B5B52" w:rsidRDefault="001D6E4E" w:rsidP="001D6E4E">
      <w:pPr>
        <w:pStyle w:val="l-dyptichs-name"/>
        <w:rPr>
          <w:sz w:val="36"/>
        </w:rPr>
      </w:pPr>
      <w:r w:rsidRPr="002B5B52">
        <w:rPr>
          <w:sz w:val="36"/>
        </w:rPr>
        <w:t xml:space="preserve">Michael </w:t>
      </w:r>
      <w:r w:rsidRPr="007B6E66">
        <w:rPr>
          <w:color w:val="000000"/>
          <w:sz w:val="12"/>
          <w:szCs w:val="16"/>
        </w:rPr>
        <w:t>(</w:t>
      </w:r>
      <w:proofErr w:type="spellStart"/>
      <w:r w:rsidRPr="007B6E66">
        <w:rPr>
          <w:color w:val="000000"/>
          <w:sz w:val="12"/>
          <w:szCs w:val="16"/>
        </w:rPr>
        <w:t>Daum</w:t>
      </w:r>
      <w:proofErr w:type="spellEnd"/>
      <w:r w:rsidRPr="007B6E66">
        <w:rPr>
          <w:color w:val="000000"/>
          <w:sz w:val="12"/>
          <w:szCs w:val="16"/>
        </w:rPr>
        <w:t>)</w:t>
      </w:r>
    </w:p>
    <w:p w14:paraId="5065D77B" w14:textId="77777777" w:rsidR="001D6E4E" w:rsidRPr="0086692D" w:rsidRDefault="001D6E4E" w:rsidP="001D6E4E">
      <w:pPr>
        <w:pStyle w:val="l-dyptichs-name"/>
        <w:rPr>
          <w:sz w:val="12"/>
        </w:rPr>
      </w:pPr>
      <w:r w:rsidRPr="002B5B52">
        <w:rPr>
          <w:sz w:val="36"/>
        </w:rPr>
        <w:t xml:space="preserve">Debra </w:t>
      </w:r>
      <w:r w:rsidRPr="0086692D">
        <w:rPr>
          <w:sz w:val="12"/>
        </w:rPr>
        <w:t>&amp;</w:t>
      </w:r>
      <w:r w:rsidRPr="002B5B52">
        <w:rPr>
          <w:sz w:val="36"/>
        </w:rPr>
        <w:t xml:space="preserve"> </w:t>
      </w:r>
      <w:r w:rsidRPr="001155C2">
        <w:rPr>
          <w:rStyle w:val="l-dyptichs-name-no-vlChar"/>
        </w:rPr>
        <w:t xml:space="preserve">Frank </w:t>
      </w:r>
      <w:r w:rsidRPr="00B20042">
        <w:rPr>
          <w:color w:val="000000"/>
          <w:sz w:val="12"/>
          <w:szCs w:val="16"/>
        </w:rPr>
        <w:t>&amp;</w:t>
      </w:r>
      <w:r w:rsidRPr="002B5B52">
        <w:rPr>
          <w:sz w:val="36"/>
        </w:rPr>
        <w:t xml:space="preserve"> family</w:t>
      </w:r>
    </w:p>
    <w:p w14:paraId="6E087966" w14:textId="77777777" w:rsidR="001D6E4E" w:rsidRPr="002B5B52" w:rsidRDefault="001D6E4E" w:rsidP="001D6E4E">
      <w:pPr>
        <w:pStyle w:val="l-dyptichs-name"/>
        <w:rPr>
          <w:sz w:val="36"/>
        </w:rPr>
      </w:pPr>
      <w:proofErr w:type="spellStart"/>
      <w:r w:rsidRPr="002B5B52">
        <w:rPr>
          <w:color w:val="000000"/>
          <w:sz w:val="36"/>
        </w:rPr>
        <w:t>Eliasaios</w:t>
      </w:r>
      <w:proofErr w:type="spellEnd"/>
      <w:r w:rsidRPr="002B5B52">
        <w:rPr>
          <w:color w:val="000000"/>
          <w:sz w:val="36"/>
        </w:rPr>
        <w:t xml:space="preserve"> </w:t>
      </w:r>
      <w:r w:rsidRPr="0086692D">
        <w:rPr>
          <w:i/>
          <w:color w:val="000000"/>
          <w:sz w:val="12"/>
        </w:rPr>
        <w:t xml:space="preserve">&amp; </w:t>
      </w:r>
      <w:proofErr w:type="spellStart"/>
      <w:r w:rsidRPr="002B5B52">
        <w:rPr>
          <w:color w:val="000000"/>
          <w:sz w:val="36"/>
        </w:rPr>
        <w:t>Nektaria</w:t>
      </w:r>
      <w:proofErr w:type="spellEnd"/>
      <w:r w:rsidRPr="0086692D">
        <w:rPr>
          <w:color w:val="000000"/>
          <w:sz w:val="12"/>
        </w:rPr>
        <w:t xml:space="preserve">, </w:t>
      </w:r>
      <w:r w:rsidRPr="002B5B52">
        <w:rPr>
          <w:color w:val="000000"/>
          <w:sz w:val="36"/>
        </w:rPr>
        <w:t>Nicole</w:t>
      </w:r>
    </w:p>
    <w:p w14:paraId="56263796" w14:textId="77777777" w:rsidR="001D6E4E" w:rsidRPr="002B5B52" w:rsidRDefault="001D6E4E" w:rsidP="001D6E4E">
      <w:pPr>
        <w:pStyle w:val="l-dyptichs-name"/>
        <w:rPr>
          <w:sz w:val="36"/>
        </w:rPr>
      </w:pPr>
      <w:r w:rsidRPr="002B5B52">
        <w:rPr>
          <w:color w:val="000000"/>
          <w:sz w:val="36"/>
        </w:rPr>
        <w:t xml:space="preserve">Joseph </w:t>
      </w:r>
      <w:r w:rsidRPr="0086692D">
        <w:rPr>
          <w:color w:val="000000"/>
          <w:sz w:val="12"/>
        </w:rPr>
        <w:t>&amp;</w:t>
      </w:r>
      <w:r w:rsidRPr="002B5B52">
        <w:rPr>
          <w:color w:val="000000"/>
          <w:sz w:val="36"/>
        </w:rPr>
        <w:t xml:space="preserve"> </w:t>
      </w:r>
      <w:proofErr w:type="spellStart"/>
      <w:r w:rsidRPr="002B5B52">
        <w:rPr>
          <w:color w:val="000000"/>
          <w:sz w:val="36"/>
        </w:rPr>
        <w:t>Darka</w:t>
      </w:r>
      <w:proofErr w:type="spellEnd"/>
      <w:r w:rsidRPr="0086692D">
        <w:rPr>
          <w:color w:val="000000"/>
          <w:sz w:val="12"/>
        </w:rPr>
        <w:t xml:space="preserve">, </w:t>
      </w:r>
      <w:r w:rsidRPr="002B5B52">
        <w:rPr>
          <w:color w:val="000000"/>
          <w:sz w:val="36"/>
        </w:rPr>
        <w:t>Gabriella</w:t>
      </w:r>
    </w:p>
    <w:p w14:paraId="132F6750" w14:textId="77777777" w:rsidR="001D6E4E" w:rsidRPr="002B5B52" w:rsidRDefault="001D6E4E" w:rsidP="001D6E4E">
      <w:pPr>
        <w:pStyle w:val="l-dyptichs-name"/>
        <w:rPr>
          <w:sz w:val="36"/>
        </w:rPr>
      </w:pPr>
      <w:proofErr w:type="spellStart"/>
      <w:r w:rsidRPr="002B5B52">
        <w:rPr>
          <w:sz w:val="36"/>
        </w:rPr>
        <w:t>Rdr</w:t>
      </w:r>
      <w:proofErr w:type="spellEnd"/>
      <w:r w:rsidRPr="002B5B52">
        <w:rPr>
          <w:sz w:val="36"/>
        </w:rPr>
        <w:t xml:space="preserve"> Peter</w:t>
      </w:r>
    </w:p>
    <w:p w14:paraId="1C9B182B" w14:textId="77777777" w:rsidR="001D6E4E" w:rsidRPr="00D06E69" w:rsidRDefault="001D6E4E" w:rsidP="001D6E4E">
      <w:pPr>
        <w:pStyle w:val="Heading2"/>
        <w:ind w:left="576" w:hanging="576"/>
        <w:jc w:val="center"/>
        <w:rPr>
          <w:u w:val="single"/>
        </w:rPr>
      </w:pPr>
      <w:bookmarkStart w:id="48" w:name="_Toc480106843"/>
      <w:bookmarkStart w:id="49" w:name="_Toc509583628"/>
      <w:r>
        <w:rPr>
          <w:u w:val="single"/>
        </w:rPr>
        <w:br w:type="column"/>
      </w:r>
      <w:r w:rsidRPr="00D06E69">
        <w:rPr>
          <w:u w:val="single"/>
        </w:rPr>
        <w:t>Prison</w:t>
      </w:r>
      <w:bookmarkEnd w:id="48"/>
      <w:bookmarkEnd w:id="49"/>
    </w:p>
    <w:p w14:paraId="04FAF4A1" w14:textId="77777777" w:rsidR="001D6E4E" w:rsidRPr="002B5B52" w:rsidRDefault="001D6E4E" w:rsidP="001D6E4E">
      <w:pPr>
        <w:pStyle w:val="l-dyptichs-name-vl"/>
      </w:pPr>
      <w:r>
        <w:t xml:space="preserve">Allen, Ambrose, </w:t>
      </w:r>
      <w:r w:rsidRPr="002B5B52">
        <w:t>Demetrios, Vladimir, Lucian, Ignatius</w:t>
      </w:r>
      <w:r w:rsidRPr="0086692D">
        <w:rPr>
          <w:sz w:val="12"/>
        </w:rPr>
        <w:t xml:space="preserve">, </w:t>
      </w:r>
      <w:r w:rsidRPr="002B5B52">
        <w:t xml:space="preserve"> </w:t>
      </w:r>
      <w:r w:rsidRPr="002B5B52">
        <w:rPr>
          <w:i/>
        </w:rPr>
        <w:t>Thomas</w:t>
      </w:r>
      <w:r w:rsidRPr="002B5B52">
        <w:t xml:space="preserve">, </w:t>
      </w:r>
      <w:r>
        <w:t xml:space="preserve">Dismas, </w:t>
      </w:r>
      <w:proofErr w:type="spellStart"/>
      <w:r w:rsidRPr="001155C2">
        <w:rPr>
          <w:rStyle w:val="l-dyptichs-name-no-vlChar"/>
        </w:rPr>
        <w:t>NO:Steven</w:t>
      </w:r>
      <w:proofErr w:type="spellEnd"/>
      <w:r w:rsidRPr="001155C2">
        <w:rPr>
          <w:rStyle w:val="l-dyptichs-name-no-vlChar"/>
        </w:rPr>
        <w:t xml:space="preserve">, </w:t>
      </w:r>
      <w:proofErr w:type="spellStart"/>
      <w:r w:rsidRPr="001155C2">
        <w:rPr>
          <w:rStyle w:val="l-dyptichs-name-no-vlChar"/>
        </w:rPr>
        <w:t>NO:Vincent</w:t>
      </w:r>
      <w:proofErr w:type="spellEnd"/>
      <w:r w:rsidRPr="001155C2">
        <w:rPr>
          <w:rStyle w:val="l-dyptichs-name-no-vlChar"/>
        </w:rPr>
        <w:t>, All prisoners</w:t>
      </w:r>
      <w:r w:rsidRPr="002B5B52">
        <w:t xml:space="preserve"> </w:t>
      </w:r>
    </w:p>
    <w:p w14:paraId="2A877126" w14:textId="77777777" w:rsidR="001D6E4E" w:rsidRPr="00D06E69" w:rsidRDefault="001D6E4E" w:rsidP="001D6E4E">
      <w:pPr>
        <w:pStyle w:val="Heading2"/>
        <w:ind w:left="576" w:hanging="576"/>
        <w:rPr>
          <w:u w:val="single"/>
        </w:rPr>
      </w:pPr>
      <w:bookmarkStart w:id="50" w:name="_Toc480106844"/>
      <w:bookmarkStart w:id="51" w:name="_Toc509583629"/>
      <w:r w:rsidRPr="00D06E69">
        <w:rPr>
          <w:u w:val="single"/>
        </w:rPr>
        <w:t>Had/Have Close contact</w:t>
      </w:r>
      <w:bookmarkEnd w:id="50"/>
      <w:bookmarkEnd w:id="51"/>
    </w:p>
    <w:p w14:paraId="290C7C2C" w14:textId="77777777" w:rsidR="001D6E4E" w:rsidRPr="002B5B52" w:rsidRDefault="001D6E4E" w:rsidP="001D6E4E">
      <w:pPr>
        <w:pStyle w:val="l-dyptichs-name"/>
        <w:rPr>
          <w:sz w:val="36"/>
        </w:rPr>
      </w:pPr>
      <w:r w:rsidRPr="002B5B52">
        <w:rPr>
          <w:sz w:val="36"/>
        </w:rPr>
        <w:t>Andrew</w:t>
      </w:r>
      <w:r w:rsidRPr="0086692D">
        <w:rPr>
          <w:sz w:val="12"/>
        </w:rPr>
        <w:t xml:space="preserve">, </w:t>
      </w:r>
      <w:r w:rsidRPr="002B5B52">
        <w:rPr>
          <w:sz w:val="36"/>
        </w:rPr>
        <w:t xml:space="preserve">Oksana </w:t>
      </w:r>
      <w:r w:rsidRPr="001155C2">
        <w:rPr>
          <w:rStyle w:val="l-dyptichs-name-no-vlChar"/>
          <w:sz w:val="16"/>
          <w:szCs w:val="16"/>
        </w:rPr>
        <w:t>&amp;</w:t>
      </w:r>
      <w:r w:rsidRPr="001155C2">
        <w:rPr>
          <w:rStyle w:val="l-dyptichs-name-no-vlChar"/>
        </w:rPr>
        <w:t xml:space="preserve"> children</w:t>
      </w:r>
    </w:p>
    <w:p w14:paraId="5F0474C1" w14:textId="77777777" w:rsidR="001D6E4E" w:rsidRPr="002B5B52" w:rsidRDefault="001D6E4E" w:rsidP="001D6E4E">
      <w:pPr>
        <w:pStyle w:val="l-dyptichs-name-no-vl"/>
      </w:pPr>
      <w:proofErr w:type="spellStart"/>
      <w:r>
        <w:t>N</w:t>
      </w:r>
      <w:r w:rsidRPr="002B5B52">
        <w:t>O:Mark</w:t>
      </w:r>
      <w:proofErr w:type="spellEnd"/>
      <w:r w:rsidRPr="002B5B52">
        <w:t xml:space="preserve"> </w:t>
      </w:r>
      <w:r w:rsidRPr="0086692D">
        <w:rPr>
          <w:sz w:val="12"/>
        </w:rPr>
        <w:t>&amp;</w:t>
      </w:r>
      <w:r w:rsidRPr="002B5B52">
        <w:t xml:space="preserve"> Anastasia, Benjamin, Abigail</w:t>
      </w:r>
    </w:p>
    <w:p w14:paraId="490008F9" w14:textId="77777777" w:rsidR="001D6E4E" w:rsidRPr="00D06E69" w:rsidRDefault="001D6E4E" w:rsidP="001D6E4E">
      <w:pPr>
        <w:pStyle w:val="Heading2"/>
        <w:ind w:left="576" w:hanging="576"/>
        <w:jc w:val="center"/>
        <w:rPr>
          <w:u w:val="single"/>
        </w:rPr>
      </w:pPr>
      <w:bookmarkStart w:id="52" w:name="_Toc480106845"/>
      <w:bookmarkStart w:id="53" w:name="_Toc509583630"/>
      <w:r w:rsidRPr="00D06E69">
        <w:rPr>
          <w:u w:val="single"/>
        </w:rPr>
        <w:t>Hermitage of the Holy Cross</w:t>
      </w:r>
      <w:bookmarkEnd w:id="52"/>
      <w:bookmarkEnd w:id="53"/>
    </w:p>
    <w:p w14:paraId="216511C6" w14:textId="77777777" w:rsidR="001D6E4E" w:rsidRPr="002B5B52" w:rsidRDefault="001D6E4E" w:rsidP="001D6E4E">
      <w:pPr>
        <w:pStyle w:val="l-dyptichs-name"/>
        <w:rPr>
          <w:sz w:val="36"/>
        </w:rPr>
      </w:pPr>
      <w:r w:rsidRPr="002B5B52">
        <w:rPr>
          <w:sz w:val="36"/>
        </w:rPr>
        <w:t>Archimandrite Seraphim</w:t>
      </w:r>
    </w:p>
    <w:p w14:paraId="3D67A030" w14:textId="77777777" w:rsidR="001D6E4E" w:rsidRPr="002B5B52" w:rsidRDefault="001D6E4E" w:rsidP="001D6E4E">
      <w:pPr>
        <w:pStyle w:val="l-dyptichs-name"/>
        <w:rPr>
          <w:sz w:val="36"/>
        </w:rPr>
      </w:pPr>
      <w:r w:rsidRPr="002B5B52">
        <w:rPr>
          <w:sz w:val="36"/>
        </w:rPr>
        <w:t>Archdeacon Sergius</w:t>
      </w:r>
    </w:p>
    <w:p w14:paraId="4B792150" w14:textId="77777777" w:rsidR="001D6E4E" w:rsidRPr="002B5B52" w:rsidRDefault="001D6E4E" w:rsidP="001D6E4E">
      <w:pPr>
        <w:pStyle w:val="l-dyptichs-name"/>
        <w:rPr>
          <w:sz w:val="36"/>
        </w:rPr>
      </w:pPr>
      <w:r w:rsidRPr="002B5B52">
        <w:rPr>
          <w:sz w:val="36"/>
        </w:rPr>
        <w:t>All of the brotherhood</w:t>
      </w:r>
    </w:p>
    <w:p w14:paraId="00FFC5AB" w14:textId="77777777" w:rsidR="001D6E4E" w:rsidRDefault="001D6E4E" w:rsidP="001D6E4E">
      <w:pPr>
        <w:pStyle w:val="Heading2"/>
        <w:ind w:left="576" w:hanging="576"/>
        <w:rPr>
          <w:u w:val="single"/>
        </w:rPr>
      </w:pPr>
      <w:bookmarkStart w:id="54" w:name="_Toc480106848"/>
    </w:p>
    <w:p w14:paraId="6F4EEF29" w14:textId="77777777" w:rsidR="001D6E4E" w:rsidRDefault="001D6E4E" w:rsidP="001D6E4E">
      <w:pPr>
        <w:pStyle w:val="Heading2"/>
        <w:ind w:left="576" w:hanging="576"/>
        <w:jc w:val="center"/>
        <w:rPr>
          <w:u w:val="single"/>
        </w:rPr>
      </w:pPr>
      <w:r>
        <w:rPr>
          <w:u w:val="single"/>
        </w:rPr>
        <w:t>Other</w:t>
      </w:r>
    </w:p>
    <w:p w14:paraId="4239E105" w14:textId="77777777" w:rsidR="001D6E4E" w:rsidRDefault="001D6E4E" w:rsidP="001D6E4E">
      <w:pPr>
        <w:pStyle w:val="l-dyptichs-name"/>
        <w:rPr>
          <w:sz w:val="36"/>
        </w:rPr>
      </w:pPr>
      <w:r w:rsidRPr="002B5B52">
        <w:rPr>
          <w:sz w:val="36"/>
        </w:rPr>
        <w:t xml:space="preserve">Richard, Clara </w:t>
      </w:r>
    </w:p>
    <w:p w14:paraId="417A5C33" w14:textId="77777777" w:rsidR="001D6E4E" w:rsidRPr="002B5B52" w:rsidRDefault="001D6E4E" w:rsidP="001D6E4E">
      <w:pPr>
        <w:pStyle w:val="l-dyptichs-name-no-vl"/>
      </w:pPr>
      <w:r>
        <w:t>Catechumen Stella Marie</w:t>
      </w:r>
    </w:p>
    <w:p w14:paraId="0E2FF323" w14:textId="77777777" w:rsidR="001D6E4E" w:rsidRDefault="001D6E4E" w:rsidP="001D6E4E">
      <w:pPr>
        <w:pStyle w:val="Heading2"/>
        <w:ind w:left="576" w:hanging="576"/>
        <w:rPr>
          <w:u w:val="single"/>
        </w:rPr>
        <w:sectPr w:rsidR="001D6E4E" w:rsidSect="001D6E4E">
          <w:type w:val="continuous"/>
          <w:pgSz w:w="12240" w:h="15840"/>
          <w:pgMar w:top="720" w:right="720" w:bottom="776" w:left="720" w:header="720" w:footer="720" w:gutter="0"/>
          <w:cols w:num="2" w:sep="1" w:space="720"/>
        </w:sectPr>
      </w:pPr>
      <w:r>
        <w:rPr>
          <w:u w:val="single"/>
        </w:rPr>
        <w:br w:type="column"/>
      </w:r>
      <w:bookmarkStart w:id="55" w:name="_Toc509583634"/>
    </w:p>
    <w:p w14:paraId="608F3AB0" w14:textId="77777777" w:rsidR="001D6E4E" w:rsidRPr="00E55885" w:rsidRDefault="001D6E4E" w:rsidP="001D6E4E">
      <w:pPr>
        <w:pStyle w:val="Heading1"/>
      </w:pPr>
      <w:r w:rsidRPr="00E55885">
        <w:t>Epiclesis &amp; Liturgy – Reposed</w:t>
      </w:r>
      <w:bookmarkEnd w:id="54"/>
      <w:bookmarkEnd w:id="55"/>
    </w:p>
    <w:p w14:paraId="71CB5BE2" w14:textId="77777777" w:rsidR="001D6E4E" w:rsidRPr="00E55885" w:rsidRDefault="001D6E4E" w:rsidP="001D6E4E">
      <w:pPr>
        <w:pStyle w:val="Heading1"/>
        <w:sectPr w:rsidR="001D6E4E" w:rsidRPr="00E55885" w:rsidSect="001D6E4E">
          <w:type w:val="continuous"/>
          <w:pgSz w:w="12240" w:h="15840"/>
          <w:pgMar w:top="720" w:right="720" w:bottom="776" w:left="720" w:header="720" w:footer="720" w:gutter="0"/>
          <w:cols w:sep="1" w:space="720"/>
        </w:sectPr>
      </w:pPr>
    </w:p>
    <w:p w14:paraId="2190E729" w14:textId="77777777" w:rsidR="001D6E4E" w:rsidRPr="00E55885" w:rsidRDefault="001D6E4E" w:rsidP="001D6E4E">
      <w:pPr>
        <w:pStyle w:val="l-dyptichs-name-vl"/>
        <w:rPr>
          <w:rStyle w:val="l-dyptichs-noteChar"/>
        </w:rPr>
      </w:pPr>
      <w:r w:rsidRPr="001155C2">
        <w:t>+Daniel</w:t>
      </w:r>
    </w:p>
    <w:p w14:paraId="4F00E5B0" w14:textId="77777777" w:rsidR="001D6E4E" w:rsidRPr="00E55885" w:rsidRDefault="001D6E4E" w:rsidP="001D6E4E">
      <w:pPr>
        <w:pStyle w:val="l-dyptichs-name-vl"/>
        <w:rPr>
          <w:rStyle w:val="l-dyptichs-noteChar"/>
        </w:rPr>
      </w:pPr>
      <w:r>
        <w:t>+</w:t>
      </w:r>
      <w:proofErr w:type="spellStart"/>
      <w:r>
        <w:t>Vasily</w:t>
      </w:r>
      <w:proofErr w:type="spellEnd"/>
      <w:r w:rsidRPr="00E55885">
        <w:rPr>
          <w:rStyle w:val="l-dyptichs-noteChar"/>
        </w:rPr>
        <w:t xml:space="preserve"> (Newell, 12/31/2020 ns)</w:t>
      </w:r>
    </w:p>
    <w:p w14:paraId="707869F3" w14:textId="77777777" w:rsidR="001D6E4E" w:rsidRPr="00E55885" w:rsidRDefault="001D6E4E" w:rsidP="001D6E4E">
      <w:pPr>
        <w:pStyle w:val="l-dyptichs-name-vl"/>
        <w:rPr>
          <w:rStyle w:val="l-dyptichs-noteChar"/>
        </w:rPr>
      </w:pPr>
      <w:r>
        <w:t xml:space="preserve">+Paul </w:t>
      </w:r>
      <w:r w:rsidRPr="00E55885">
        <w:rPr>
          <w:rStyle w:val="l-dyptichs-noteChar"/>
        </w:rPr>
        <w:t>(Boston)</w:t>
      </w:r>
    </w:p>
    <w:p w14:paraId="56858763" w14:textId="77777777" w:rsidR="001D6E4E" w:rsidRPr="00E55885" w:rsidRDefault="001D6E4E" w:rsidP="001D6E4E">
      <w:pPr>
        <w:pStyle w:val="l-dyptichs-name-vl"/>
        <w:rPr>
          <w:rStyle w:val="l-dyptichs-noteChar"/>
        </w:rPr>
      </w:pPr>
      <w:r w:rsidRPr="001155C2">
        <w:t xml:space="preserve">+Hieromonk </w:t>
      </w:r>
      <w:proofErr w:type="spellStart"/>
      <w:r w:rsidRPr="001155C2">
        <w:t>Kallistos</w:t>
      </w:r>
      <w:proofErr w:type="spellEnd"/>
      <w:r w:rsidRPr="001155C2">
        <w:t xml:space="preserve"> </w:t>
      </w:r>
    </w:p>
    <w:p w14:paraId="5BA7C165" w14:textId="77777777" w:rsidR="001D6E4E" w:rsidRPr="000920EF" w:rsidRDefault="001D6E4E" w:rsidP="001D6E4E">
      <w:pPr>
        <w:pStyle w:val="l-dyptichs-name-vl"/>
        <w:rPr>
          <w:rStyle w:val="l-dyptichs-noteChar"/>
        </w:rPr>
      </w:pPr>
      <w:r w:rsidRPr="001155C2">
        <w:t>+Seraphim</w:t>
      </w:r>
      <w:r w:rsidRPr="002B5B52">
        <w:t xml:space="preserve"> </w:t>
      </w:r>
      <w:r w:rsidRPr="001155C2">
        <w:rPr>
          <w:rStyle w:val="l-dyptichs-noteChar"/>
        </w:rPr>
        <w:t>(</w:t>
      </w:r>
      <w:r w:rsidRPr="002B5B52">
        <w:rPr>
          <w:rStyle w:val="l-dyptichs-noteChar"/>
        </w:rPr>
        <w:t>died of drug overdose</w:t>
      </w:r>
      <w:r>
        <w:rPr>
          <w:rStyle w:val="l-dyptichs-noteChar"/>
        </w:rPr>
        <w:t>)</w:t>
      </w:r>
    </w:p>
    <w:p w14:paraId="4DB33720" w14:textId="77777777" w:rsidR="001D6E4E" w:rsidRDefault="001D6E4E" w:rsidP="001D6E4E">
      <w:pPr>
        <w:rPr>
          <w:rStyle w:val="l-dyptichs-noteChar"/>
        </w:rPr>
      </w:pPr>
      <w:r w:rsidRPr="001155C2">
        <w:rPr>
          <w:rStyle w:val="l-dyptichs-name-vlChar"/>
        </w:rPr>
        <w:t>+Alexander</w:t>
      </w:r>
      <w:r>
        <w:rPr>
          <w:rFonts w:ascii="Arial" w:hAnsi="Arial" w:cs="Arial"/>
          <w:i/>
          <w:sz w:val="28"/>
        </w:rPr>
        <w:t xml:space="preserve"> </w:t>
      </w:r>
      <w:r w:rsidRPr="002B5B52">
        <w:rPr>
          <w:rFonts w:ascii="Arial" w:hAnsi="Arial" w:cs="Arial"/>
        </w:rPr>
        <w:t>(</w:t>
      </w:r>
      <w:r w:rsidRPr="002B5B52">
        <w:rPr>
          <w:rStyle w:val="l-dyptichs-noteChar"/>
        </w:rPr>
        <w:t>son of Fr Valery)</w:t>
      </w:r>
    </w:p>
    <w:p w14:paraId="6F56B4FE" w14:textId="77777777" w:rsidR="001D6E4E" w:rsidRPr="00E55885" w:rsidRDefault="001D6E4E" w:rsidP="001D6E4E">
      <w:pPr>
        <w:rPr>
          <w:rStyle w:val="l-dyptichs-noteChar"/>
        </w:rPr>
      </w:pPr>
      <w:r w:rsidRPr="001155C2">
        <w:rPr>
          <w:rStyle w:val="l-dyptichs-name-vlChar"/>
        </w:rPr>
        <w:t>+Sergius</w:t>
      </w:r>
    </w:p>
    <w:p w14:paraId="6C6A6377" w14:textId="77777777" w:rsidR="001D6E4E" w:rsidRPr="00E55885" w:rsidRDefault="001D6E4E" w:rsidP="001D6E4E">
      <w:pPr>
        <w:pStyle w:val="l-dyptichs-name"/>
        <w:rPr>
          <w:rStyle w:val="l-dyptichs-noteChar"/>
          <w:rFonts w:eastAsia="Calibri"/>
        </w:rPr>
      </w:pPr>
      <w:r w:rsidRPr="002B5B52">
        <w:rPr>
          <w:sz w:val="36"/>
        </w:rPr>
        <w:t>+Caleb</w:t>
      </w:r>
      <w:r>
        <w:rPr>
          <w:sz w:val="36"/>
        </w:rPr>
        <w:t xml:space="preserve"> </w:t>
      </w:r>
      <w:r w:rsidRPr="00E55885">
        <w:rPr>
          <w:rStyle w:val="l-dyptichs-noteChar"/>
          <w:rFonts w:eastAsia="Calibri"/>
        </w:rPr>
        <w:t>(son of Fr Thomas)</w:t>
      </w:r>
    </w:p>
    <w:p w14:paraId="4876BB59" w14:textId="77777777" w:rsidR="001D6E4E" w:rsidRPr="0012321E" w:rsidRDefault="001D6E4E" w:rsidP="001D6E4E">
      <w:pPr>
        <w:rPr>
          <w:sz w:val="16"/>
          <w:szCs w:val="16"/>
        </w:rPr>
      </w:pPr>
      <w:r w:rsidRPr="002B5B52">
        <w:rPr>
          <w:sz w:val="36"/>
        </w:rPr>
        <w:t>+Philip</w:t>
      </w:r>
      <w:r>
        <w:rPr>
          <w:sz w:val="12"/>
          <w:szCs w:val="24"/>
        </w:rPr>
        <w:t xml:space="preserve"> </w:t>
      </w:r>
      <w:r w:rsidRPr="000920EF">
        <w:rPr>
          <w:rStyle w:val="l-dyptichs-noteChar"/>
        </w:rPr>
        <w:t>(od)</w:t>
      </w:r>
      <w:r w:rsidRPr="0012321E">
        <w:rPr>
          <w:sz w:val="16"/>
          <w:szCs w:val="16"/>
        </w:rPr>
        <w:t xml:space="preserve"> D:\Dropbox\prayer\dyptichs\dyptichs+epiclesis-and-liturgy.doc</w:t>
      </w:r>
    </w:p>
    <w:p w14:paraId="0DFE2D90" w14:textId="77777777" w:rsidR="001D6E4E" w:rsidRPr="000920EF" w:rsidRDefault="001D6E4E" w:rsidP="001D6E4E">
      <w:pPr>
        <w:pStyle w:val="l-dyptichs-name"/>
        <w:rPr>
          <w:rStyle w:val="l-dyptichs-noteChar"/>
        </w:rPr>
      </w:pPr>
    </w:p>
    <w:p w14:paraId="6B2693D3" w14:textId="77777777" w:rsidR="001D6E4E" w:rsidRPr="002B5B52" w:rsidRDefault="001D6E4E" w:rsidP="001D6E4E">
      <w:pPr>
        <w:pStyle w:val="l-dyptichs-name"/>
        <w:rPr>
          <w:rStyle w:val="l-dyptichs-noteChar"/>
        </w:rPr>
      </w:pPr>
      <w:r w:rsidRPr="002B5B52">
        <w:rPr>
          <w:sz w:val="36"/>
        </w:rPr>
        <w:t xml:space="preserve">+Anastasia </w:t>
      </w:r>
      <w:r w:rsidRPr="002B5B52">
        <w:rPr>
          <w:rStyle w:val="l-dyptichs-noteChar"/>
        </w:rPr>
        <w:t>(Chapman)</w:t>
      </w:r>
    </w:p>
    <w:p w14:paraId="4201ED6E" w14:textId="77777777" w:rsidR="001D6E4E" w:rsidRPr="00E55885" w:rsidRDefault="001D6E4E" w:rsidP="001D6E4E">
      <w:pPr>
        <w:pStyle w:val="l-dyptichs-name"/>
        <w:rPr>
          <w:rStyle w:val="l-dyptichs-noteChar"/>
          <w:rFonts w:eastAsia="Calibri"/>
        </w:rPr>
      </w:pPr>
      <w:r w:rsidRPr="002B5B52">
        <w:rPr>
          <w:sz w:val="36"/>
        </w:rPr>
        <w:t>+Tikhon</w:t>
      </w:r>
    </w:p>
    <w:p w14:paraId="5EFE5E77" w14:textId="77777777" w:rsidR="001D6E4E" w:rsidRPr="006B4F28" w:rsidRDefault="001D6E4E" w:rsidP="001D6E4E">
      <w:pPr>
        <w:pStyle w:val="l-dyptichs-name"/>
        <w:rPr>
          <w:sz w:val="12"/>
          <w:szCs w:val="24"/>
        </w:rPr>
      </w:pPr>
      <w:r>
        <w:rPr>
          <w:sz w:val="36"/>
        </w:rPr>
        <w:t>+Levi</w:t>
      </w:r>
    </w:p>
    <w:p w14:paraId="5F7ADC56" w14:textId="77777777" w:rsidR="001D6E4E" w:rsidRPr="00E55885" w:rsidRDefault="001D6E4E" w:rsidP="001D6E4E">
      <w:pPr>
        <w:pStyle w:val="l-dyptichs-name-no-vl"/>
        <w:rPr>
          <w:rStyle w:val="l-dyptichs-noteChar"/>
          <w:i w:val="0"/>
        </w:rPr>
      </w:pPr>
      <w:r w:rsidRPr="002B5B52">
        <w:t>+</w:t>
      </w:r>
      <w:proofErr w:type="spellStart"/>
      <w:r w:rsidRPr="002B5B52">
        <w:t>NO:Richard</w:t>
      </w:r>
      <w:proofErr w:type="spellEnd"/>
      <w:r w:rsidRPr="002B5B52">
        <w:t xml:space="preserve"> </w:t>
      </w:r>
      <w:r w:rsidRPr="001155C2">
        <w:rPr>
          <w:sz w:val="16"/>
          <w:szCs w:val="16"/>
        </w:rPr>
        <w:t>&amp;</w:t>
      </w:r>
      <w:r w:rsidRPr="002B5B52">
        <w:t xml:space="preserve"> +</w:t>
      </w:r>
      <w:proofErr w:type="spellStart"/>
      <w:r w:rsidRPr="002B5B52">
        <w:t>NO:Patricia</w:t>
      </w:r>
      <w:proofErr w:type="spellEnd"/>
    </w:p>
    <w:p w14:paraId="0763B8AC" w14:textId="77777777" w:rsidR="001D6E4E" w:rsidRPr="00E55885" w:rsidRDefault="001D6E4E" w:rsidP="001D6E4E">
      <w:pPr>
        <w:pStyle w:val="l-dyptichs-name-no-vl"/>
        <w:rPr>
          <w:rStyle w:val="l-dyptichs-noteChar"/>
          <w:i w:val="0"/>
        </w:rPr>
      </w:pPr>
      <w:r w:rsidRPr="002B5B52">
        <w:t>+NO: Charley</w:t>
      </w:r>
      <w:r>
        <w:t xml:space="preserve"> </w:t>
      </w:r>
      <w:r w:rsidRPr="00E55885">
        <w:rPr>
          <w:rStyle w:val="l-dyptichs-noteChar"/>
          <w:rFonts w:eastAsia="Times New Roman"/>
          <w:i w:val="0"/>
        </w:rPr>
        <w:t>(son of Thomas)</w:t>
      </w:r>
    </w:p>
    <w:p w14:paraId="17B04167" w14:textId="77777777" w:rsidR="001D6E4E" w:rsidRPr="000920EF" w:rsidRDefault="001D6E4E" w:rsidP="001D6E4E">
      <w:pPr>
        <w:pStyle w:val="l-dyptichs-name-no-vl"/>
        <w:rPr>
          <w:rStyle w:val="l-dyptichs-noteChar"/>
        </w:rPr>
      </w:pPr>
      <w:r w:rsidRPr="002B5B52">
        <w:t>+</w:t>
      </w:r>
      <w:proofErr w:type="spellStart"/>
      <w:r w:rsidRPr="002B5B52">
        <w:t>ATTGM:David</w:t>
      </w:r>
      <w:proofErr w:type="spellEnd"/>
      <w:r w:rsidRPr="002B5B52">
        <w:rPr>
          <w:szCs w:val="24"/>
        </w:rPr>
        <w:t xml:space="preserve"> </w:t>
      </w:r>
      <w:r w:rsidRPr="000920EF">
        <w:rPr>
          <w:rStyle w:val="l-dyptichs-noteChar"/>
        </w:rPr>
        <w:t>Ash</w:t>
      </w:r>
    </w:p>
    <w:p w14:paraId="5FC9D89E" w14:textId="77777777" w:rsidR="001D6E4E" w:rsidRPr="00E55885" w:rsidRDefault="001D6E4E" w:rsidP="001D6E4E">
      <w:pPr>
        <w:pStyle w:val="l-dyptichs-name-no-vl"/>
        <w:rPr>
          <w:rStyle w:val="l-dyptichs-noteChar"/>
          <w:rFonts w:eastAsia="Times New Roman"/>
          <w:i w:val="0"/>
        </w:rPr>
      </w:pPr>
      <w:r w:rsidRPr="002B5B52">
        <w:t>+</w:t>
      </w:r>
      <w:proofErr w:type="spellStart"/>
      <w:r w:rsidRPr="002B5B52">
        <w:t>ATTGM:NO:David</w:t>
      </w:r>
      <w:proofErr w:type="spellEnd"/>
      <w:r>
        <w:t xml:space="preserve"> </w:t>
      </w:r>
      <w:r w:rsidRPr="00E55885">
        <w:rPr>
          <w:rStyle w:val="l-dyptichs-noteChar"/>
          <w:rFonts w:eastAsia="Times New Roman"/>
          <w:i w:val="0"/>
        </w:rPr>
        <w:t>(son of Ignatius)</w:t>
      </w:r>
    </w:p>
    <w:p w14:paraId="5D881B2F" w14:textId="77777777" w:rsidR="001D6E4E" w:rsidRPr="00E55885" w:rsidRDefault="001D6E4E" w:rsidP="001D6E4E">
      <w:pPr>
        <w:pStyle w:val="l-dyptichs-name-no-vl"/>
        <w:rPr>
          <w:rStyle w:val="l-dyptichs-noteChar"/>
          <w:rFonts w:eastAsia="Times New Roman"/>
          <w:i w:val="0"/>
        </w:rPr>
      </w:pPr>
      <w:r w:rsidRPr="002B5B52">
        <w:t>+</w:t>
      </w:r>
      <w:proofErr w:type="spellStart"/>
      <w:r w:rsidRPr="002B5B52">
        <w:t>ATTGM:NO:Yakov</w:t>
      </w:r>
      <w:proofErr w:type="spellEnd"/>
      <w:r>
        <w:t xml:space="preserve"> </w:t>
      </w:r>
      <w:r w:rsidRPr="00E55885">
        <w:rPr>
          <w:rStyle w:val="l-dyptichs-noteChar"/>
          <w:rFonts w:eastAsia="Times New Roman"/>
          <w:i w:val="0"/>
        </w:rPr>
        <w:t xml:space="preserve">(son of </w:t>
      </w:r>
      <w:proofErr w:type="spellStart"/>
      <w:r w:rsidRPr="00E55885">
        <w:rPr>
          <w:rStyle w:val="l-dyptichs-noteChar"/>
          <w:rFonts w:eastAsia="Times New Roman"/>
          <w:i w:val="0"/>
        </w:rPr>
        <w:t>Aigiul</w:t>
      </w:r>
      <w:proofErr w:type="spellEnd"/>
      <w:r w:rsidRPr="00E55885">
        <w:rPr>
          <w:rStyle w:val="l-dyptichs-noteChar"/>
          <w:rFonts w:eastAsia="Times New Roman"/>
          <w:i w:val="0"/>
        </w:rPr>
        <w:t>)</w:t>
      </w:r>
    </w:p>
    <w:p w14:paraId="4987C898" w14:textId="77777777" w:rsidR="001D6E4E" w:rsidRDefault="001D6E4E" w:rsidP="001D6E4E">
      <w:pPr>
        <w:pStyle w:val="Heading2"/>
        <w:ind w:left="396" w:hanging="576"/>
        <w:rPr>
          <w:u w:val="single"/>
        </w:rPr>
        <w:sectPr w:rsidR="001D6E4E" w:rsidSect="001D6E4E">
          <w:type w:val="continuous"/>
          <w:pgSz w:w="12240" w:h="15840"/>
          <w:pgMar w:top="720" w:right="720" w:bottom="776" w:left="720" w:header="720" w:footer="720" w:gutter="0"/>
          <w:cols w:num="2" w:sep="1" w:space="720"/>
        </w:sectPr>
      </w:pPr>
      <w:bookmarkStart w:id="56" w:name="_Toc480106849"/>
      <w:bookmarkStart w:id="57" w:name="_Hlk488926232"/>
    </w:p>
    <w:bookmarkEnd w:id="56"/>
    <w:bookmarkEnd w:id="57"/>
    <w:p w14:paraId="29404941" w14:textId="77777777" w:rsidR="003A0C99" w:rsidRPr="00B23A0F" w:rsidRDefault="00417F3D" w:rsidP="00B23A0F">
      <w:pPr>
        <w:pStyle w:val="l-rubric-lrg"/>
        <w:rPr>
          <w:rStyle w:val="spa"/>
          <w:rFonts w:ascii="Times New Roman" w:hAnsi="Times New Roman" w:cs="Times New Roman"/>
          <w:b w:val="0"/>
          <w:bCs w:val="0"/>
          <w:sz w:val="28"/>
          <w:szCs w:val="28"/>
        </w:rPr>
      </w:pPr>
      <w:r>
        <w:rPr>
          <w:rStyle w:val="spa"/>
          <w:sz w:val="28"/>
          <w:szCs w:val="28"/>
        </w:rPr>
        <w:br w:type="page"/>
      </w:r>
      <w:r w:rsidR="003A0C99" w:rsidRPr="00B23A0F">
        <w:rPr>
          <w:rStyle w:val="spa"/>
          <w:rFonts w:ascii="Times New Roman" w:hAnsi="Times New Roman" w:cs="Times New Roman"/>
          <w:b w:val="0"/>
          <w:bCs w:val="0"/>
          <w:sz w:val="28"/>
          <w:szCs w:val="28"/>
        </w:rPr>
        <w:lastRenderedPageBreak/>
        <w:t>And the priest prayeth</w:t>
      </w:r>
      <w:r w:rsidR="00431B19">
        <w:rPr>
          <w:rStyle w:val="spa"/>
          <w:rFonts w:ascii="Times New Roman" w:hAnsi="Times New Roman" w:cs="Times New Roman"/>
          <w:b w:val="0"/>
          <w:bCs w:val="0"/>
          <w:sz w:val="28"/>
          <w:szCs w:val="28"/>
        </w:rPr>
        <w:t xml:space="preserve"> silently</w:t>
      </w:r>
      <w:r w:rsidR="006B4DCC">
        <w:rPr>
          <w:rStyle w:val="spa"/>
          <w:rFonts w:ascii="Times New Roman" w:hAnsi="Times New Roman" w:cs="Times New Roman"/>
          <w:b w:val="0"/>
          <w:bCs w:val="0"/>
          <w:sz w:val="28"/>
          <w:szCs w:val="28"/>
        </w:rPr>
        <w:t xml:space="preserve"> *</w:t>
      </w:r>
      <w:r w:rsidR="003A0C99" w:rsidRPr="00B23A0F">
        <w:rPr>
          <w:rStyle w:val="spa"/>
          <w:rFonts w:ascii="Times New Roman" w:hAnsi="Times New Roman" w:cs="Times New Roman"/>
          <w:b w:val="0"/>
          <w:bCs w:val="0"/>
          <w:sz w:val="28"/>
          <w:szCs w:val="28"/>
        </w:rPr>
        <w:t xml:space="preserve">: </w:t>
      </w:r>
    </w:p>
    <w:p w14:paraId="3D3C38E8" w14:textId="77777777" w:rsidR="00CA7570" w:rsidRDefault="00CA7570" w:rsidP="00C65A78">
      <w:pPr>
        <w:pStyle w:val="l-vlrg-silent-125-indented"/>
        <w:rPr>
          <w:rStyle w:val="ssbi"/>
          <w:sz w:val="28"/>
          <w:szCs w:val="28"/>
        </w:rPr>
        <w:sectPr w:rsidR="00CA7570" w:rsidSect="00CE71EC">
          <w:type w:val="continuous"/>
          <w:pgSz w:w="12240" w:h="15840" w:code="1"/>
          <w:pgMar w:top="432" w:right="432" w:bottom="432" w:left="432" w:header="720" w:footer="432" w:gutter="0"/>
          <w:cols w:space="720"/>
          <w:docGrid w:linePitch="360"/>
        </w:sectPr>
      </w:pPr>
    </w:p>
    <w:p w14:paraId="2247175C" w14:textId="4C5A3F53" w:rsidR="006B4DCC" w:rsidRPr="006B4DCC" w:rsidRDefault="003A0C99" w:rsidP="00C65A78">
      <w:pPr>
        <w:pStyle w:val="l-vlrg-silent-125-indented"/>
        <w:rPr>
          <w:lang w:bidi="en-US"/>
        </w:rPr>
      </w:pPr>
      <w:r>
        <w:rPr>
          <w:rStyle w:val="ssbi"/>
          <w:sz w:val="28"/>
          <w:szCs w:val="28"/>
        </w:rPr>
        <w:t>Priest:</w:t>
      </w:r>
      <w:r w:rsidRPr="003A0C99">
        <w:t xml:space="preserve"> </w:t>
      </w:r>
      <w:r w:rsidR="006B4DCC" w:rsidRPr="006B4DCC">
        <w:rPr>
          <w:lang w:bidi="en-US"/>
        </w:rPr>
        <w:t xml:space="preserve">Therefore, O Most holy Master, also we sinners and Thine unworthy servants, having been vouchsafed to minister at Thy holy altar, not because of our own righteousness (for we have not done that which is good upon the earth), but because of Thy mercies and Thy compassions, which Thou hast poured out richly upon us, dare to </w:t>
      </w:r>
      <w:r w:rsidR="006B4DCC" w:rsidRPr="006B4DCC">
        <w:rPr>
          <w:lang w:bidi="en-US"/>
        </w:rPr>
        <w:t>draw nigh unto Thy holy altar, and having presented the sacred emblems of the Body and Blood of Thy Christ, we pray Thee and we call upon Thee, O Holy of Holies, through the favor of Thy goodness, send Thy Holy Spirit down upon us, and upon these Gifts presented here, and bless them, sanctify and manifest them.</w:t>
      </w:r>
    </w:p>
    <w:p w14:paraId="5C892AEB" w14:textId="77777777" w:rsidR="00CA7570" w:rsidRDefault="00CA7570" w:rsidP="00C65A78">
      <w:pPr>
        <w:pStyle w:val="l-vlrg-silent-125-indented"/>
        <w:rPr>
          <w:rStyle w:val="spa"/>
          <w:rFonts w:ascii="Times New Roman" w:hAnsi="Times New Roman" w:cs="Times New Roman"/>
          <w:b w:val="0"/>
          <w:bCs w:val="0"/>
          <w:i/>
          <w:iCs/>
          <w:color w:val="FF0000"/>
          <w:sz w:val="28"/>
          <w:szCs w:val="28"/>
        </w:rPr>
        <w:sectPr w:rsidR="00CA7570" w:rsidSect="00C64D47">
          <w:type w:val="continuous"/>
          <w:pgSz w:w="12240" w:h="15840" w:code="1"/>
          <w:pgMar w:top="432" w:right="432" w:bottom="432" w:left="432" w:header="720" w:footer="432" w:gutter="0"/>
          <w:cols w:num="2" w:sep="1" w:space="288"/>
          <w:docGrid w:linePitch="360"/>
        </w:sectPr>
      </w:pPr>
    </w:p>
    <w:p w14:paraId="1C57E89C" w14:textId="4A5FE962" w:rsidR="003A0C99" w:rsidRPr="00CE71EC" w:rsidRDefault="003A0C99" w:rsidP="00C65A78">
      <w:pPr>
        <w:pStyle w:val="l-vlrg-silent-125-indented"/>
        <w:rPr>
          <w:rStyle w:val="spa"/>
          <w:rFonts w:ascii="Times New Roman" w:hAnsi="Times New Roman" w:cs="Times New Roman"/>
          <w:b w:val="0"/>
          <w:bCs w:val="0"/>
          <w:i/>
          <w:iCs/>
          <w:color w:val="FF0000"/>
          <w:sz w:val="28"/>
          <w:szCs w:val="28"/>
        </w:rPr>
      </w:pPr>
      <w:r w:rsidRPr="00CE71EC">
        <w:rPr>
          <w:rStyle w:val="spa"/>
          <w:rFonts w:ascii="Times New Roman" w:hAnsi="Times New Roman" w:cs="Times New Roman"/>
          <w:b w:val="0"/>
          <w:bCs w:val="0"/>
          <w:i/>
          <w:iCs/>
          <w:color w:val="FF0000"/>
          <w:sz w:val="28"/>
          <w:szCs w:val="28"/>
        </w:rPr>
        <w:t xml:space="preserve">And the Priest and the deacon bow together thrice as the priest saith: </w:t>
      </w:r>
    </w:p>
    <w:p w14:paraId="73836762" w14:textId="77777777" w:rsidR="003A0C99" w:rsidRPr="003A0C99" w:rsidRDefault="003A0C99" w:rsidP="00C65A78">
      <w:pPr>
        <w:pStyle w:val="l-vlrg-silent-125-indented"/>
      </w:pPr>
      <w:r w:rsidRPr="00B23A0F">
        <w:rPr>
          <w:rStyle w:val="l-label-largeChar"/>
        </w:rPr>
        <w:t>Priest:</w:t>
      </w:r>
      <w:r w:rsidRPr="001A30C5">
        <w:t xml:space="preserve"> O God cleanse me a sinner and have mercy on me</w:t>
      </w:r>
      <w:r w:rsidRPr="003A0C99">
        <w:t xml:space="preserve"> </w:t>
      </w:r>
      <w:r w:rsidRPr="00A56D26">
        <w:rPr>
          <w:rStyle w:val="sru"/>
          <w:sz w:val="26"/>
          <w:szCs w:val="26"/>
        </w:rPr>
        <w:t xml:space="preserve">Thrice </w:t>
      </w:r>
    </w:p>
    <w:p w14:paraId="4863D5D2" w14:textId="689B0DCA" w:rsidR="00EB6B0B" w:rsidRDefault="00EB6B0B">
      <w:pPr>
        <w:spacing w:line="240" w:lineRule="auto"/>
        <w:rPr>
          <w:rStyle w:val="spa"/>
          <w:rFonts w:ascii="Times New Roman" w:eastAsia="Times New Roman" w:hAnsi="Times New Roman" w:cs="Times New Roman"/>
          <w:b w:val="0"/>
          <w:bCs w:val="0"/>
          <w:i/>
          <w:iCs/>
          <w:color w:val="FF0000"/>
          <w:sz w:val="28"/>
          <w:szCs w:val="28"/>
        </w:rPr>
      </w:pPr>
    </w:p>
    <w:p w14:paraId="13221C15" w14:textId="624D3E81" w:rsidR="003A0C99" w:rsidRPr="00B23A0F" w:rsidRDefault="003A0C99" w:rsidP="00B23A0F">
      <w:pPr>
        <w:pStyle w:val="l-rubric-lrg"/>
        <w:rPr>
          <w:rStyle w:val="spa"/>
          <w:rFonts w:ascii="Times New Roman" w:hAnsi="Times New Roman" w:cs="Times New Roman"/>
          <w:b w:val="0"/>
          <w:bCs w:val="0"/>
          <w:sz w:val="28"/>
          <w:szCs w:val="28"/>
        </w:rPr>
      </w:pPr>
      <w:r w:rsidRPr="001A30C5">
        <w:rPr>
          <w:rStyle w:val="spa"/>
          <w:rFonts w:ascii="Times New Roman" w:hAnsi="Times New Roman" w:cs="Times New Roman"/>
          <w:b w:val="0"/>
          <w:bCs w:val="0"/>
          <w:sz w:val="28"/>
          <w:szCs w:val="28"/>
        </w:rPr>
        <w:t xml:space="preserve">And the Priest </w:t>
      </w:r>
      <w:r w:rsidRPr="00B23A0F">
        <w:rPr>
          <w:rStyle w:val="spa"/>
          <w:rFonts w:ascii="Times New Roman" w:hAnsi="Times New Roman" w:cs="Times New Roman"/>
          <w:b w:val="0"/>
          <w:bCs w:val="0"/>
          <w:sz w:val="28"/>
          <w:szCs w:val="28"/>
        </w:rPr>
        <w:t xml:space="preserve">prayeth with raised hands, and the deacon </w:t>
      </w:r>
      <w:proofErr w:type="spellStart"/>
      <w:r w:rsidRPr="00B23A0F">
        <w:rPr>
          <w:rStyle w:val="spa"/>
          <w:rFonts w:ascii="Times New Roman" w:hAnsi="Times New Roman" w:cs="Times New Roman"/>
          <w:b w:val="0"/>
          <w:bCs w:val="0"/>
          <w:sz w:val="28"/>
          <w:szCs w:val="28"/>
        </w:rPr>
        <w:t>respondeth</w:t>
      </w:r>
      <w:proofErr w:type="spellEnd"/>
      <w:r w:rsidRPr="00B23A0F">
        <w:rPr>
          <w:rStyle w:val="spa"/>
          <w:rFonts w:ascii="Times New Roman" w:hAnsi="Times New Roman" w:cs="Times New Roman"/>
          <w:b w:val="0"/>
          <w:bCs w:val="0"/>
          <w:sz w:val="28"/>
          <w:szCs w:val="28"/>
        </w:rPr>
        <w:t xml:space="preserve">, and each </w:t>
      </w:r>
      <w:proofErr w:type="spellStart"/>
      <w:r w:rsidRPr="00B23A0F">
        <w:rPr>
          <w:rStyle w:val="spa"/>
          <w:rFonts w:ascii="Times New Roman" w:hAnsi="Times New Roman" w:cs="Times New Roman"/>
          <w:b w:val="0"/>
          <w:bCs w:val="0"/>
          <w:sz w:val="28"/>
          <w:szCs w:val="28"/>
        </w:rPr>
        <w:t>boweth</w:t>
      </w:r>
      <w:proofErr w:type="spellEnd"/>
      <w:r w:rsidRPr="00B23A0F">
        <w:rPr>
          <w:rStyle w:val="spa"/>
          <w:rFonts w:ascii="Times New Roman" w:hAnsi="Times New Roman" w:cs="Times New Roman"/>
          <w:b w:val="0"/>
          <w:bCs w:val="0"/>
          <w:sz w:val="28"/>
          <w:szCs w:val="28"/>
        </w:rPr>
        <w:t xml:space="preserve"> thrice: </w:t>
      </w:r>
    </w:p>
    <w:p w14:paraId="19A31AC0" w14:textId="77777777" w:rsidR="00EB6B0B" w:rsidRDefault="00EB6B0B" w:rsidP="00C65A78">
      <w:pPr>
        <w:pStyle w:val="l-vlrg-silent-125-indented"/>
        <w:rPr>
          <w:rStyle w:val="ssbi"/>
          <w:sz w:val="28"/>
          <w:szCs w:val="28"/>
        </w:rPr>
        <w:sectPr w:rsidR="00EB6B0B" w:rsidSect="00CE71EC">
          <w:type w:val="continuous"/>
          <w:pgSz w:w="12240" w:h="15840" w:code="1"/>
          <w:pgMar w:top="432" w:right="432" w:bottom="432" w:left="432" w:header="720" w:footer="432" w:gutter="0"/>
          <w:cols w:space="720"/>
          <w:docGrid w:linePitch="360"/>
        </w:sectPr>
      </w:pPr>
    </w:p>
    <w:p w14:paraId="1E9C0050" w14:textId="376ADCBD" w:rsidR="003A0C99" w:rsidRPr="003A0C99" w:rsidRDefault="003A0C99" w:rsidP="00C65A78">
      <w:pPr>
        <w:pStyle w:val="l-vlrg-silent-125-indented"/>
      </w:pPr>
      <w:r>
        <w:rPr>
          <w:rStyle w:val="ssbi"/>
          <w:sz w:val="28"/>
          <w:szCs w:val="28"/>
        </w:rPr>
        <w:t>Priest:</w:t>
      </w:r>
      <w:r w:rsidRPr="003A0C99">
        <w:t xml:space="preserve"> O Lord, Who didst send down Thy most Holy Spirit at the third hour upon Thine apostles: Take Him not from us, O Good One, but renew Him in us who pray unto Thee. </w:t>
      </w:r>
    </w:p>
    <w:p w14:paraId="61C4B6C1" w14:textId="77777777" w:rsidR="003A0C99" w:rsidRPr="003A0C99" w:rsidRDefault="003A0C99" w:rsidP="00C65A78">
      <w:pPr>
        <w:pStyle w:val="l-vlrg-silent-125-indented"/>
      </w:pPr>
      <w:r w:rsidRPr="00704361">
        <w:rPr>
          <w:rStyle w:val="l-rubric-lrgChar"/>
        </w:rPr>
        <w:t>Stichos:</w:t>
      </w:r>
      <w:r w:rsidRPr="003A0C99">
        <w:t xml:space="preserve"> Create in me a clean heart, O God, and renew a right spirit within me. </w:t>
      </w:r>
      <w:r w:rsidRPr="00B23A0F">
        <w:rPr>
          <w:rStyle w:val="l-rubric-lrgChar"/>
        </w:rPr>
        <w:t xml:space="preserve">Bow </w:t>
      </w:r>
    </w:p>
    <w:p w14:paraId="52A40512" w14:textId="77777777" w:rsidR="00431B19" w:rsidRDefault="00431B19" w:rsidP="00C65A78">
      <w:pPr>
        <w:pStyle w:val="l-vlrg-silent-125-indented"/>
        <w:rPr>
          <w:rStyle w:val="ssbi"/>
          <w:sz w:val="28"/>
          <w:szCs w:val="28"/>
        </w:rPr>
      </w:pPr>
    </w:p>
    <w:p w14:paraId="79636026" w14:textId="77777777" w:rsidR="003A0C99" w:rsidRPr="003A0C99" w:rsidRDefault="003A0C99" w:rsidP="00C65A78">
      <w:pPr>
        <w:pStyle w:val="l-vlrg-silent-125-indented"/>
      </w:pPr>
      <w:r>
        <w:rPr>
          <w:rStyle w:val="ssbi"/>
          <w:sz w:val="28"/>
          <w:szCs w:val="28"/>
        </w:rPr>
        <w:t>Priest:</w:t>
      </w:r>
      <w:r w:rsidRPr="003A0C99">
        <w:t xml:space="preserve"> O Lord, Who didst send down Thy most Holy Spirit at the </w:t>
      </w:r>
      <w:r w:rsidR="00431B19">
        <w:t>third</w:t>
      </w:r>
      <w:r w:rsidR="00431B19" w:rsidRPr="003A0C99">
        <w:t xml:space="preserve"> </w:t>
      </w:r>
      <w:r w:rsidRPr="003A0C99">
        <w:t xml:space="preserve">hour upon Thine apostles: Take Him not </w:t>
      </w:r>
      <w:r w:rsidRPr="003A0C99">
        <w:t xml:space="preserve">from us, O Good One, but renew Him in us who pray unto Thee. </w:t>
      </w:r>
    </w:p>
    <w:p w14:paraId="746C7F1F" w14:textId="77777777" w:rsidR="003A0C99" w:rsidRPr="003A0C99" w:rsidRDefault="003A0C99" w:rsidP="00C65A78">
      <w:pPr>
        <w:pStyle w:val="l-vlrg-silent-125-indented"/>
      </w:pPr>
      <w:r w:rsidRPr="00704361">
        <w:rPr>
          <w:rStyle w:val="l-rubric-lrgChar"/>
        </w:rPr>
        <w:t>Stichos:</w:t>
      </w:r>
      <w:r w:rsidRPr="003A0C99">
        <w:t xml:space="preserve"> Cast me not away from Thy presence, and take not Thy Holy Spirit from me. </w:t>
      </w:r>
      <w:r w:rsidRPr="0017392E">
        <w:rPr>
          <w:rStyle w:val="sru14Char"/>
        </w:rPr>
        <w:t>Bow</w:t>
      </w:r>
      <w:r w:rsidRPr="003A0C99">
        <w:t xml:space="preserve"> </w:t>
      </w:r>
      <w:r w:rsidRPr="003A0C99">
        <w:br/>
      </w:r>
    </w:p>
    <w:p w14:paraId="0155C911" w14:textId="77777777" w:rsidR="003A0C99" w:rsidRPr="003A0C99" w:rsidRDefault="003A0C99" w:rsidP="00C65A78">
      <w:pPr>
        <w:pStyle w:val="l-vlrg-silent-125-indented"/>
      </w:pPr>
      <w:r>
        <w:rPr>
          <w:rStyle w:val="ssbi"/>
          <w:sz w:val="28"/>
          <w:szCs w:val="28"/>
        </w:rPr>
        <w:t>Priest:</w:t>
      </w:r>
      <w:r w:rsidRPr="003A0C99">
        <w:t xml:space="preserve"> O Lord, Who didst send down Thy most Holy Spirit at the third hour upon Thine apostles: Take Him not from us, O Good One, but renew Him in us who pray unto Thee. </w:t>
      </w:r>
      <w:r w:rsidRPr="0017392E">
        <w:rPr>
          <w:rStyle w:val="sru14Char"/>
        </w:rPr>
        <w:t>Bow</w:t>
      </w:r>
    </w:p>
    <w:p w14:paraId="13B9B219" w14:textId="77777777" w:rsidR="00EB6B0B" w:rsidRDefault="00EB6B0B" w:rsidP="00B23A0F">
      <w:pPr>
        <w:pStyle w:val="l-rubric-lrg"/>
        <w:rPr>
          <w:rStyle w:val="spa"/>
          <w:rFonts w:ascii="Times New Roman" w:hAnsi="Times New Roman" w:cs="Times New Roman"/>
          <w:b w:val="0"/>
          <w:bCs w:val="0"/>
          <w:sz w:val="28"/>
          <w:szCs w:val="28"/>
        </w:rPr>
        <w:sectPr w:rsidR="00EB6B0B" w:rsidSect="00C64D47">
          <w:type w:val="continuous"/>
          <w:pgSz w:w="12240" w:h="15840" w:code="1"/>
          <w:pgMar w:top="432" w:right="432" w:bottom="432" w:left="432" w:header="720" w:footer="432" w:gutter="0"/>
          <w:cols w:num="2" w:sep="1" w:space="288"/>
          <w:docGrid w:linePitch="360"/>
        </w:sectPr>
      </w:pPr>
    </w:p>
    <w:p w14:paraId="530F4DF1" w14:textId="55F21C2F" w:rsidR="003A0C99" w:rsidRPr="00B23A0F" w:rsidRDefault="003A0C99" w:rsidP="00B23A0F">
      <w:pPr>
        <w:pStyle w:val="l-rubric-lrg"/>
        <w:rPr>
          <w:rStyle w:val="spa"/>
          <w:rFonts w:ascii="Times New Roman" w:hAnsi="Times New Roman" w:cs="Times New Roman"/>
          <w:b w:val="0"/>
          <w:bCs w:val="0"/>
          <w:sz w:val="28"/>
          <w:szCs w:val="28"/>
        </w:rPr>
      </w:pPr>
      <w:r w:rsidRPr="001A30C5">
        <w:rPr>
          <w:rStyle w:val="spa"/>
          <w:rFonts w:ascii="Times New Roman" w:hAnsi="Times New Roman" w:cs="Times New Roman"/>
          <w:b w:val="0"/>
          <w:bCs w:val="0"/>
          <w:sz w:val="28"/>
          <w:szCs w:val="28"/>
        </w:rPr>
        <w:t>Th</w:t>
      </w:r>
      <w:r w:rsidRPr="00B23A0F">
        <w:rPr>
          <w:rStyle w:val="spa"/>
          <w:rFonts w:ascii="Times New Roman" w:hAnsi="Times New Roman" w:cs="Times New Roman"/>
          <w:b w:val="0"/>
          <w:bCs w:val="0"/>
          <w:sz w:val="28"/>
          <w:szCs w:val="28"/>
        </w:rPr>
        <w:t>en bowing his head and pointing with his orarion to the Holy Bread, the deacon saith secretly:</w:t>
      </w:r>
    </w:p>
    <w:p w14:paraId="0D2DFC4F" w14:textId="77777777" w:rsidR="003A0C99" w:rsidRPr="003A0C99" w:rsidRDefault="003A0C99" w:rsidP="00C65A78">
      <w:pPr>
        <w:pStyle w:val="l-vlrg-silent-125-indented"/>
      </w:pPr>
      <w:r>
        <w:rPr>
          <w:b/>
          <w:bCs/>
          <w:sz w:val="28"/>
          <w:szCs w:val="28"/>
        </w:rPr>
        <w:lastRenderedPageBreak/>
        <w:t>Deacon only:</w:t>
      </w:r>
      <w:r w:rsidRPr="003A0C99">
        <w:t xml:space="preserve"> Bless, Master, the Holy Bread.</w:t>
      </w:r>
    </w:p>
    <w:p w14:paraId="383514E7" w14:textId="77777777" w:rsidR="003A0C99" w:rsidRPr="001A30C5" w:rsidRDefault="003A0C99" w:rsidP="00B23A0F">
      <w:pPr>
        <w:pStyle w:val="l-rubric-lrg"/>
        <w:rPr>
          <w:rStyle w:val="spa"/>
          <w:rFonts w:ascii="Times New Roman" w:hAnsi="Times New Roman" w:cs="Times New Roman"/>
          <w:b w:val="0"/>
          <w:bCs w:val="0"/>
          <w:sz w:val="28"/>
          <w:szCs w:val="28"/>
        </w:rPr>
      </w:pPr>
      <w:r w:rsidRPr="001A30C5">
        <w:rPr>
          <w:rStyle w:val="spa"/>
          <w:rFonts w:ascii="Times New Roman" w:hAnsi="Times New Roman" w:cs="Times New Roman"/>
          <w:b w:val="0"/>
          <w:bCs w:val="0"/>
          <w:sz w:val="28"/>
          <w:szCs w:val="28"/>
        </w:rPr>
        <w:t xml:space="preserve">And the priest, rising, maketh the sign of the cross over the Holy Gifts thrice, saying: </w:t>
      </w:r>
    </w:p>
    <w:p w14:paraId="676FB037" w14:textId="77777777" w:rsidR="006B4DCC" w:rsidRDefault="003A0C99" w:rsidP="005C70D1">
      <w:pPr>
        <w:pStyle w:val="l-prayer-15-lrg"/>
        <w:rPr>
          <w:rStyle w:val="ssbi"/>
          <w:rFonts w:ascii="Arial" w:eastAsia="Times New Roman" w:hAnsi="Arial"/>
          <w:color w:val="4472C4"/>
          <w:sz w:val="28"/>
          <w:szCs w:val="28"/>
        </w:rPr>
      </w:pPr>
      <w:r w:rsidRPr="005C70D1">
        <w:rPr>
          <w:rStyle w:val="ssbi"/>
          <w:rFonts w:ascii="Arial" w:eastAsia="Times New Roman" w:hAnsi="Arial"/>
          <w:color w:val="4472C4"/>
          <w:sz w:val="28"/>
          <w:szCs w:val="28"/>
        </w:rPr>
        <w:t>Priest</w:t>
      </w:r>
      <w:r w:rsidRPr="005C70D1">
        <w:rPr>
          <w:rStyle w:val="ssbi"/>
          <w:rFonts w:eastAsia="Times New Roman"/>
          <w:sz w:val="28"/>
          <w:szCs w:val="28"/>
        </w:rPr>
        <w:t>:</w:t>
      </w:r>
      <w:r w:rsidRPr="00704361">
        <w:rPr>
          <w:rStyle w:val="l-silent-lrgChar"/>
        </w:rPr>
        <w:t xml:space="preserve"> </w:t>
      </w:r>
      <w:r w:rsidR="006B4DCC" w:rsidRPr="006B4DCC">
        <w:rPr>
          <w:rFonts w:ascii="Arial" w:hAnsi="Arial"/>
          <w:color w:val="4472C4"/>
        </w:rPr>
        <w:t xml:space="preserve">And make this Bread itself the precious Body of our Lord and God and Savior Jesus Christ: </w:t>
      </w:r>
    </w:p>
    <w:p w14:paraId="42C82711" w14:textId="77777777" w:rsidR="003A0C99" w:rsidRPr="00704361" w:rsidRDefault="003A0C99" w:rsidP="00CE71EC">
      <w:pPr>
        <w:pStyle w:val="l-prayer-15-lrg"/>
        <w:ind w:firstLine="720"/>
        <w:rPr>
          <w:rStyle w:val="l-silent-lrgChar"/>
        </w:rPr>
      </w:pPr>
      <w:r w:rsidRPr="005C70D1">
        <w:rPr>
          <w:rStyle w:val="ssbi"/>
          <w:rFonts w:ascii="Arial" w:eastAsia="Times New Roman" w:hAnsi="Arial"/>
          <w:color w:val="4472C4"/>
          <w:sz w:val="28"/>
          <w:szCs w:val="28"/>
        </w:rPr>
        <w:t>Deacon</w:t>
      </w:r>
      <w:r w:rsidRPr="00704361">
        <w:rPr>
          <w:rStyle w:val="l-silent-lrgChar"/>
        </w:rPr>
        <w:t xml:space="preserve">: Amen. </w:t>
      </w:r>
    </w:p>
    <w:p w14:paraId="138F7F09" w14:textId="77777777" w:rsidR="003A0C99" w:rsidRPr="001A30C5" w:rsidRDefault="003A0C99" w:rsidP="00B23A0F">
      <w:pPr>
        <w:pStyle w:val="l-rubric-lrg"/>
        <w:rPr>
          <w:rStyle w:val="spa"/>
          <w:rFonts w:ascii="Times New Roman" w:hAnsi="Times New Roman" w:cs="Times New Roman"/>
          <w:b w:val="0"/>
          <w:bCs w:val="0"/>
          <w:sz w:val="28"/>
          <w:szCs w:val="28"/>
        </w:rPr>
      </w:pPr>
      <w:r w:rsidRPr="001A30C5">
        <w:rPr>
          <w:rStyle w:val="spa"/>
          <w:rFonts w:ascii="Times New Roman" w:hAnsi="Times New Roman" w:cs="Times New Roman"/>
          <w:b w:val="0"/>
          <w:bCs w:val="0"/>
          <w:sz w:val="28"/>
          <w:szCs w:val="28"/>
        </w:rPr>
        <w:t xml:space="preserve">And again the deacon </w:t>
      </w:r>
      <w:proofErr w:type="spellStart"/>
      <w:r w:rsidRPr="001A30C5">
        <w:rPr>
          <w:rStyle w:val="spa"/>
          <w:rFonts w:ascii="Times New Roman" w:hAnsi="Times New Roman" w:cs="Times New Roman"/>
          <w:b w:val="0"/>
          <w:bCs w:val="0"/>
          <w:sz w:val="28"/>
          <w:szCs w:val="28"/>
        </w:rPr>
        <w:t>pointeth</w:t>
      </w:r>
      <w:proofErr w:type="spellEnd"/>
      <w:r w:rsidRPr="001A30C5">
        <w:rPr>
          <w:rStyle w:val="spa"/>
          <w:rFonts w:ascii="Times New Roman" w:hAnsi="Times New Roman" w:cs="Times New Roman"/>
          <w:b w:val="0"/>
          <w:bCs w:val="0"/>
          <w:sz w:val="28"/>
          <w:szCs w:val="28"/>
        </w:rPr>
        <w:t xml:space="preserve"> to the holy chalice and saith: </w:t>
      </w:r>
    </w:p>
    <w:p w14:paraId="0309372B" w14:textId="77777777" w:rsidR="003A0C99" w:rsidRPr="003A0C99" w:rsidRDefault="003A0C99" w:rsidP="00C65A78">
      <w:pPr>
        <w:pStyle w:val="l-vlrg-silent-125-indented"/>
      </w:pPr>
      <w:r>
        <w:rPr>
          <w:b/>
          <w:bCs/>
          <w:sz w:val="28"/>
          <w:szCs w:val="28"/>
        </w:rPr>
        <w:t>Deacon only:</w:t>
      </w:r>
      <w:r w:rsidRPr="003A0C99">
        <w:t xml:space="preserve"> Bless, Master, the Holy Cup.</w:t>
      </w:r>
    </w:p>
    <w:p w14:paraId="13961742" w14:textId="77777777" w:rsidR="003A0C99" w:rsidRPr="001A30C5" w:rsidRDefault="003A0C99" w:rsidP="00B23A0F">
      <w:pPr>
        <w:pStyle w:val="l-rubric-lrg"/>
        <w:rPr>
          <w:rStyle w:val="spa"/>
          <w:rFonts w:ascii="Times New Roman" w:hAnsi="Times New Roman" w:cs="Times New Roman"/>
          <w:b w:val="0"/>
          <w:bCs w:val="0"/>
          <w:sz w:val="28"/>
          <w:szCs w:val="28"/>
        </w:rPr>
      </w:pPr>
      <w:r w:rsidRPr="001A30C5">
        <w:rPr>
          <w:rStyle w:val="spa"/>
          <w:rFonts w:ascii="Times New Roman" w:hAnsi="Times New Roman" w:cs="Times New Roman"/>
          <w:b w:val="0"/>
          <w:bCs w:val="0"/>
          <w:sz w:val="28"/>
          <w:szCs w:val="28"/>
        </w:rPr>
        <w:t xml:space="preserve">And the priest blessing, saith: </w:t>
      </w:r>
    </w:p>
    <w:p w14:paraId="00070005" w14:textId="77777777" w:rsidR="006B4DCC" w:rsidRDefault="003A0C99" w:rsidP="006B4DCC">
      <w:pPr>
        <w:pStyle w:val="l-prayer-15-lrg"/>
        <w:rPr>
          <w:rFonts w:ascii="Arial" w:hAnsi="Arial"/>
          <w:color w:val="4472C4"/>
        </w:rPr>
      </w:pPr>
      <w:r w:rsidRPr="005C70D1">
        <w:rPr>
          <w:rStyle w:val="ssbi"/>
          <w:rFonts w:ascii="Arial" w:eastAsia="Times New Roman" w:hAnsi="Arial"/>
          <w:color w:val="4472C4"/>
          <w:sz w:val="28"/>
          <w:szCs w:val="28"/>
        </w:rPr>
        <w:t>Priest</w:t>
      </w:r>
      <w:r w:rsidRPr="005C70D1">
        <w:rPr>
          <w:rStyle w:val="ssbi"/>
          <w:rFonts w:eastAsia="Times New Roman"/>
          <w:sz w:val="28"/>
          <w:szCs w:val="28"/>
        </w:rPr>
        <w:t>:</w:t>
      </w:r>
      <w:r w:rsidRPr="00704361">
        <w:rPr>
          <w:rStyle w:val="l-silent-lrgChar"/>
        </w:rPr>
        <w:t xml:space="preserve"> </w:t>
      </w:r>
      <w:r w:rsidR="006B4DCC" w:rsidRPr="006B4DCC">
        <w:rPr>
          <w:rFonts w:ascii="Arial" w:hAnsi="Arial"/>
          <w:color w:val="4472C4"/>
        </w:rPr>
        <w:t>And that which is in this Cup, the precious Blood itself of our Lord and God and Savior Jesus Christ:</w:t>
      </w:r>
    </w:p>
    <w:p w14:paraId="27987D69" w14:textId="77777777" w:rsidR="003A0C99" w:rsidRDefault="003A0C99" w:rsidP="00CE71EC">
      <w:pPr>
        <w:pStyle w:val="l-prayer-15-lrg"/>
        <w:ind w:firstLine="720"/>
        <w:rPr>
          <w:rStyle w:val="l-silent-lrgChar"/>
        </w:rPr>
      </w:pPr>
      <w:r w:rsidRPr="005C70D1">
        <w:rPr>
          <w:rStyle w:val="ssbi"/>
          <w:rFonts w:ascii="Arial" w:eastAsia="Times New Roman" w:hAnsi="Arial"/>
          <w:color w:val="4472C4"/>
          <w:sz w:val="28"/>
          <w:szCs w:val="28"/>
        </w:rPr>
        <w:t>Deacon:</w:t>
      </w:r>
      <w:r w:rsidRPr="00704361">
        <w:rPr>
          <w:rStyle w:val="l-silent-lrgChar"/>
        </w:rPr>
        <w:t xml:space="preserve"> Amen. </w:t>
      </w:r>
    </w:p>
    <w:p w14:paraId="200FE476" w14:textId="77777777" w:rsidR="006B4DCC" w:rsidRDefault="006B4DCC" w:rsidP="00FF7041">
      <w:pPr>
        <w:pStyle w:val="l-prayer-15-lrg"/>
        <w:rPr>
          <w:rStyle w:val="ssbi"/>
          <w:rFonts w:ascii="Arial" w:eastAsia="Times New Roman" w:hAnsi="Arial"/>
          <w:color w:val="4472C4"/>
          <w:sz w:val="28"/>
          <w:szCs w:val="28"/>
        </w:rPr>
      </w:pPr>
    </w:p>
    <w:p w14:paraId="1CBC56A4" w14:textId="77777777" w:rsidR="00FF7041" w:rsidRPr="00FF7041" w:rsidRDefault="00FF7041" w:rsidP="00FF7041">
      <w:pPr>
        <w:pStyle w:val="l-prayer-15-lrg"/>
        <w:rPr>
          <w:rFonts w:ascii="Arial" w:hAnsi="Arial"/>
          <w:color w:val="4472C4"/>
        </w:rPr>
      </w:pPr>
      <w:r w:rsidRPr="00CE71EC">
        <w:rPr>
          <w:rStyle w:val="ssbi"/>
          <w:rFonts w:eastAsia="Times New Roman"/>
          <w:sz w:val="28"/>
          <w:szCs w:val="28"/>
        </w:rPr>
        <w:t>Priest:</w:t>
      </w:r>
      <w:r w:rsidRPr="00FF7041">
        <w:rPr>
          <w:rFonts w:ascii="Arial" w:hAnsi="Arial"/>
          <w:color w:val="4472C4"/>
        </w:rPr>
        <w:t xml:space="preserve"> Which was shed for the life of the world.</w:t>
      </w:r>
    </w:p>
    <w:p w14:paraId="005487E8" w14:textId="77777777" w:rsidR="00FF7041" w:rsidRPr="00FF7041" w:rsidRDefault="00FF7041" w:rsidP="00CE71EC">
      <w:pPr>
        <w:pStyle w:val="l-prayer-15-lrg"/>
        <w:ind w:firstLine="720"/>
        <w:rPr>
          <w:rFonts w:ascii="Arial" w:hAnsi="Arial"/>
          <w:color w:val="4472C4"/>
        </w:rPr>
      </w:pPr>
      <w:r w:rsidRPr="00CE71EC">
        <w:rPr>
          <w:rStyle w:val="ssbi"/>
          <w:rFonts w:eastAsia="Times New Roman"/>
          <w:sz w:val="28"/>
          <w:szCs w:val="28"/>
        </w:rPr>
        <w:t>Deacon:</w:t>
      </w:r>
      <w:r w:rsidRPr="00FF7041">
        <w:rPr>
          <w:rFonts w:ascii="Arial" w:hAnsi="Arial"/>
          <w:color w:val="4472C4"/>
        </w:rPr>
        <w:t xml:space="preserve"> Amen.</w:t>
      </w:r>
    </w:p>
    <w:p w14:paraId="45EE76D8" w14:textId="77777777" w:rsidR="003A0C99" w:rsidRPr="001A30C5" w:rsidRDefault="003A0C99" w:rsidP="00B23A0F">
      <w:pPr>
        <w:pStyle w:val="l-rubric-lrg"/>
        <w:rPr>
          <w:rStyle w:val="spa"/>
          <w:rFonts w:ascii="Times New Roman" w:hAnsi="Times New Roman" w:cs="Times New Roman"/>
          <w:b w:val="0"/>
          <w:bCs w:val="0"/>
          <w:sz w:val="28"/>
          <w:szCs w:val="28"/>
        </w:rPr>
      </w:pPr>
      <w:r w:rsidRPr="001A30C5">
        <w:rPr>
          <w:rStyle w:val="spa"/>
          <w:rFonts w:ascii="Times New Roman" w:hAnsi="Times New Roman" w:cs="Times New Roman"/>
          <w:b w:val="0"/>
          <w:bCs w:val="0"/>
          <w:sz w:val="28"/>
          <w:szCs w:val="28"/>
        </w:rPr>
        <w:t>And again the deacon, pointing to both the Holy Things saith:</w:t>
      </w:r>
    </w:p>
    <w:p w14:paraId="685212B6" w14:textId="77777777" w:rsidR="003A0C99" w:rsidRPr="003A0C99" w:rsidRDefault="003A0C99" w:rsidP="00C65A78">
      <w:pPr>
        <w:pStyle w:val="l-vlrg-silent-125-indented"/>
      </w:pPr>
      <w:r>
        <w:rPr>
          <w:b/>
          <w:bCs/>
          <w:sz w:val="28"/>
          <w:szCs w:val="28"/>
        </w:rPr>
        <w:t>Deacon only:</w:t>
      </w:r>
      <w:r w:rsidRPr="003A0C99">
        <w:t xml:space="preserve"> Bless them both, Master.</w:t>
      </w:r>
    </w:p>
    <w:p w14:paraId="2FA4BAF7" w14:textId="77777777" w:rsidR="003A0C99" w:rsidRPr="001A30C5" w:rsidRDefault="003A0C99" w:rsidP="00B23A0F">
      <w:pPr>
        <w:pStyle w:val="l-rubric-lrg"/>
        <w:rPr>
          <w:rStyle w:val="spa"/>
          <w:rFonts w:ascii="Times New Roman" w:hAnsi="Times New Roman" w:cs="Times New Roman"/>
          <w:b w:val="0"/>
          <w:bCs w:val="0"/>
          <w:sz w:val="28"/>
          <w:szCs w:val="28"/>
        </w:rPr>
      </w:pPr>
      <w:r w:rsidRPr="001A30C5">
        <w:rPr>
          <w:rStyle w:val="spa"/>
          <w:rFonts w:ascii="Times New Roman" w:hAnsi="Times New Roman" w:cs="Times New Roman"/>
          <w:b w:val="0"/>
          <w:bCs w:val="0"/>
          <w:sz w:val="28"/>
          <w:szCs w:val="28"/>
        </w:rPr>
        <w:t>And the priest, blessing both the Holy Things saith:</w:t>
      </w:r>
    </w:p>
    <w:p w14:paraId="5DA57051" w14:textId="77777777" w:rsidR="006B4DCC" w:rsidRDefault="003A0C99" w:rsidP="005C70D1">
      <w:pPr>
        <w:pStyle w:val="l-prayer-15-lrg"/>
        <w:rPr>
          <w:rStyle w:val="ssbi"/>
          <w:rFonts w:eastAsia="Times New Roman"/>
          <w:sz w:val="28"/>
          <w:szCs w:val="28"/>
        </w:rPr>
      </w:pPr>
      <w:r w:rsidRPr="005C70D1">
        <w:rPr>
          <w:rStyle w:val="ssbi"/>
          <w:rFonts w:ascii="Arial" w:eastAsia="Times New Roman" w:hAnsi="Arial"/>
          <w:color w:val="4472C4"/>
          <w:sz w:val="28"/>
          <w:szCs w:val="28"/>
        </w:rPr>
        <w:t>Priest</w:t>
      </w:r>
      <w:r w:rsidRPr="005C70D1">
        <w:rPr>
          <w:rStyle w:val="ssbi"/>
          <w:rFonts w:eastAsia="Times New Roman"/>
          <w:sz w:val="28"/>
          <w:szCs w:val="28"/>
        </w:rPr>
        <w:t>:</w:t>
      </w:r>
      <w:r w:rsidRPr="00704361">
        <w:rPr>
          <w:rStyle w:val="l-silent-lrgChar"/>
        </w:rPr>
        <w:t xml:space="preserve"> Changing them by thy Holy Spirit. </w:t>
      </w:r>
    </w:p>
    <w:p w14:paraId="2ED2C46B" w14:textId="77777777" w:rsidR="003A0C99" w:rsidRPr="00704361" w:rsidRDefault="003A0C99" w:rsidP="00CE71EC">
      <w:pPr>
        <w:pStyle w:val="l-prayer-15-lrg"/>
        <w:ind w:firstLine="720"/>
        <w:rPr>
          <w:rStyle w:val="l-silent-lrgChar"/>
        </w:rPr>
      </w:pPr>
      <w:r w:rsidRPr="00CE71EC">
        <w:rPr>
          <w:rStyle w:val="ssbi"/>
          <w:rFonts w:ascii="Arial" w:eastAsia="Times New Roman" w:hAnsi="Arial"/>
          <w:color w:val="4472C4"/>
          <w:sz w:val="28"/>
          <w:szCs w:val="28"/>
        </w:rPr>
        <w:t>Deacon:</w:t>
      </w:r>
      <w:r w:rsidRPr="00704361">
        <w:rPr>
          <w:rStyle w:val="l-silent-lrgChar"/>
        </w:rPr>
        <w:t xml:space="preserve"> Amen, Amen, Amen. </w:t>
      </w:r>
    </w:p>
    <w:p w14:paraId="66C61369" w14:textId="77777777" w:rsidR="003A0C99" w:rsidRPr="00B23A0F" w:rsidRDefault="003A0C99" w:rsidP="00B23A0F">
      <w:pPr>
        <w:pStyle w:val="l-rubric-lrg"/>
        <w:rPr>
          <w:rStyle w:val="spa"/>
          <w:rFonts w:ascii="Times New Roman" w:hAnsi="Times New Roman" w:cs="Times New Roman"/>
          <w:b w:val="0"/>
          <w:bCs w:val="0"/>
          <w:sz w:val="28"/>
          <w:szCs w:val="28"/>
        </w:rPr>
      </w:pPr>
      <w:r w:rsidRPr="001A30C5">
        <w:rPr>
          <w:rStyle w:val="spa"/>
          <w:rFonts w:ascii="Times New Roman" w:hAnsi="Times New Roman" w:cs="Times New Roman"/>
          <w:b w:val="0"/>
          <w:bCs w:val="0"/>
          <w:sz w:val="28"/>
          <w:szCs w:val="28"/>
        </w:rPr>
        <w:t>And the deaco</w:t>
      </w:r>
      <w:r w:rsidRPr="00B23A0F">
        <w:rPr>
          <w:rStyle w:val="spa"/>
          <w:rFonts w:ascii="Times New Roman" w:hAnsi="Times New Roman" w:cs="Times New Roman"/>
          <w:b w:val="0"/>
          <w:bCs w:val="0"/>
          <w:sz w:val="28"/>
          <w:szCs w:val="28"/>
        </w:rPr>
        <w:t xml:space="preserve">n, bowing his head to the priest saith: </w:t>
      </w:r>
    </w:p>
    <w:p w14:paraId="57E39B7A" w14:textId="77777777" w:rsidR="003A0C99" w:rsidRPr="003A0C99" w:rsidRDefault="003A0C99" w:rsidP="00C65A78">
      <w:pPr>
        <w:pStyle w:val="l-vlrg-silent-125-indented"/>
      </w:pPr>
      <w:r>
        <w:rPr>
          <w:b/>
          <w:bCs/>
          <w:sz w:val="28"/>
          <w:szCs w:val="28"/>
        </w:rPr>
        <w:t>Deacon only:</w:t>
      </w:r>
      <w:r w:rsidRPr="003A0C99">
        <w:t xml:space="preserve"> Remember me a sinner, holy master. </w:t>
      </w:r>
    </w:p>
    <w:p w14:paraId="51D08C95" w14:textId="77777777" w:rsidR="003A0C99" w:rsidRPr="001A30C5" w:rsidRDefault="003A0C99" w:rsidP="00B23A0F">
      <w:pPr>
        <w:pStyle w:val="l-rubric-lrg"/>
        <w:rPr>
          <w:rStyle w:val="spa"/>
          <w:rFonts w:ascii="Times New Roman" w:hAnsi="Times New Roman" w:cs="Times New Roman"/>
          <w:b w:val="0"/>
          <w:bCs w:val="0"/>
          <w:sz w:val="28"/>
          <w:szCs w:val="28"/>
        </w:rPr>
      </w:pPr>
      <w:r w:rsidRPr="001A30C5">
        <w:rPr>
          <w:rStyle w:val="spa"/>
          <w:rFonts w:ascii="Times New Roman" w:hAnsi="Times New Roman" w:cs="Times New Roman"/>
          <w:b w:val="0"/>
          <w:bCs w:val="0"/>
          <w:sz w:val="28"/>
          <w:szCs w:val="28"/>
        </w:rPr>
        <w:t xml:space="preserve">And the priest saith: </w:t>
      </w:r>
    </w:p>
    <w:p w14:paraId="48AE143C" w14:textId="77777777" w:rsidR="003A0C99" w:rsidRPr="00B23A0F" w:rsidRDefault="003A0C99" w:rsidP="00C65A78">
      <w:pPr>
        <w:pStyle w:val="l-vlrg-prayer-125-indented"/>
        <w:rPr>
          <w:rStyle w:val="l-silent-lrgChar"/>
        </w:rPr>
      </w:pPr>
      <w:r w:rsidRPr="00704361">
        <w:rPr>
          <w:rStyle w:val="l-silent-lrgChar"/>
        </w:rPr>
        <w:t xml:space="preserve">Priest: May the Lord God remember thee in His Kingdom always, now and ever and unto ages of ages. </w:t>
      </w:r>
      <w:r w:rsidRPr="00704361">
        <w:rPr>
          <w:rStyle w:val="l-silent-lrgChar"/>
        </w:rPr>
        <w:br/>
      </w:r>
      <w:r w:rsidRPr="003A0C99">
        <w:t> </w:t>
      </w:r>
      <w:r w:rsidRPr="00B23A0F">
        <w:rPr>
          <w:rStyle w:val="l-silent-lrgChar"/>
        </w:rPr>
        <w:t xml:space="preserve">Deacon only: Amen. </w:t>
      </w:r>
    </w:p>
    <w:p w14:paraId="594B0F0C" w14:textId="77777777" w:rsidR="00D31AF8" w:rsidRPr="00B23A0F" w:rsidRDefault="00D31AF8" w:rsidP="00B23A0F">
      <w:pPr>
        <w:pStyle w:val="l-rubric-lrg"/>
        <w:rPr>
          <w:rStyle w:val="sru14Char"/>
          <w:i/>
          <w:iCs/>
        </w:rPr>
      </w:pPr>
      <w:r w:rsidRPr="00B23A0F">
        <w:rPr>
          <w:rStyle w:val="sru14Char"/>
          <w:i/>
          <w:iCs/>
        </w:rPr>
        <w:t>And the priest prayeth</w:t>
      </w:r>
      <w:r w:rsidR="00FF7041">
        <w:rPr>
          <w:rStyle w:val="sru14Char"/>
          <w:i/>
          <w:iCs/>
        </w:rPr>
        <w:t xml:space="preserve"> (same)</w:t>
      </w:r>
      <w:r w:rsidRPr="00B23A0F">
        <w:rPr>
          <w:rStyle w:val="sru14Char"/>
          <w:i/>
          <w:iCs/>
        </w:rPr>
        <w:t>:</w:t>
      </w:r>
    </w:p>
    <w:p w14:paraId="5796F161" w14:textId="77777777" w:rsidR="00EB6B0B" w:rsidRDefault="00EB6B0B" w:rsidP="00C65A78">
      <w:pPr>
        <w:pStyle w:val="l-vlrg-silent-125-indented"/>
        <w:sectPr w:rsidR="00EB6B0B" w:rsidSect="00CE71EC">
          <w:type w:val="continuous"/>
          <w:pgSz w:w="12240" w:h="15840" w:code="1"/>
          <w:pgMar w:top="432" w:right="432" w:bottom="432" w:left="432" w:header="720" w:footer="432" w:gutter="0"/>
          <w:cols w:space="720"/>
          <w:docGrid w:linePitch="360"/>
        </w:sectPr>
      </w:pPr>
    </w:p>
    <w:p w14:paraId="2F8D239D" w14:textId="02537AB4" w:rsidR="003B7150" w:rsidRPr="003B7150" w:rsidRDefault="00D31AF8" w:rsidP="00C65A78">
      <w:pPr>
        <w:pStyle w:val="l-vlrg-silent-125-indented"/>
      </w:pPr>
      <w:r>
        <w:lastRenderedPageBreak/>
        <w:t>Priest:</w:t>
      </w:r>
      <w:r w:rsidRPr="003A0C99">
        <w:t xml:space="preserve"> </w:t>
      </w:r>
      <w:r w:rsidR="003B7150" w:rsidRPr="003B7150">
        <w:t xml:space="preserve">And all of us who partake of the one Bread and the one Cup do Thou unite one to another, in one communion of the Holy Spirit. And cause not one of us to partake unto judgment or condemnation of the holy body and blood of Thy Christ, but that we may find mercy and grace </w:t>
      </w:r>
      <w:r w:rsidR="003B7150" w:rsidRPr="003B7150">
        <w:t>together with all the saints, who from the ages hath been pleasing unto Thee, forefathers, fathers, patriarchs, prophets, apostles, preachers, evangelists, martyrs, confessors, teachers, and all the righteous souls who have passed away in faith.</w:t>
      </w:r>
    </w:p>
    <w:p w14:paraId="09AC31DE" w14:textId="77777777" w:rsidR="00EB6B0B" w:rsidRDefault="00EB6B0B" w:rsidP="005C70D1">
      <w:pPr>
        <w:pStyle w:val="l-prayer-15-lrg"/>
        <w:rPr>
          <w:rStyle w:val="sru14Char"/>
        </w:rPr>
        <w:sectPr w:rsidR="00EB6B0B" w:rsidSect="00C64D47">
          <w:type w:val="continuous"/>
          <w:pgSz w:w="12240" w:h="15840" w:code="1"/>
          <w:pgMar w:top="432" w:right="432" w:bottom="432" w:left="432" w:header="720" w:footer="432" w:gutter="0"/>
          <w:cols w:num="2" w:sep="1" w:space="288"/>
          <w:docGrid w:linePitch="360"/>
        </w:sectPr>
      </w:pPr>
    </w:p>
    <w:p w14:paraId="549C1939" w14:textId="54B6F39A" w:rsidR="00D31AF8" w:rsidRPr="0017392E" w:rsidRDefault="00431B19" w:rsidP="00C65A78">
      <w:pPr>
        <w:pStyle w:val="l-vlrg-prayer-125-indented"/>
        <w:rPr>
          <w:rStyle w:val="sru14Char"/>
        </w:rPr>
      </w:pPr>
      <w:r>
        <w:rPr>
          <w:rStyle w:val="sru14Char"/>
        </w:rPr>
        <w:br w:type="page"/>
      </w:r>
      <w:r w:rsidR="00D31AF8" w:rsidRPr="0017392E">
        <w:rPr>
          <w:rStyle w:val="sru14Char"/>
        </w:rPr>
        <w:lastRenderedPageBreak/>
        <w:t>And taking the censer, the priest censeth thrice before the Holy Table and</w:t>
      </w:r>
      <w:r w:rsidR="00D31AF8">
        <w:rPr>
          <w:szCs w:val="32"/>
        </w:rPr>
        <w:t xml:space="preserve"> </w:t>
      </w:r>
      <w:r w:rsidR="00D31AF8" w:rsidRPr="0017392E">
        <w:rPr>
          <w:rStyle w:val="sru14Char"/>
        </w:rPr>
        <w:t>exclaimeth:</w:t>
      </w:r>
    </w:p>
    <w:p w14:paraId="03807BB9" w14:textId="77777777" w:rsidR="00B6214E" w:rsidRPr="00D0289A" w:rsidRDefault="00D31AF8" w:rsidP="00C65A78">
      <w:pPr>
        <w:pStyle w:val="l-vlrg-prayer-125-indented"/>
        <w:rPr>
          <w:rStyle w:val="l-exclamation-15-lrgChar"/>
        </w:rPr>
      </w:pPr>
      <w:r w:rsidRPr="00B23A0F">
        <w:rPr>
          <w:rStyle w:val="l-label-largeChar"/>
        </w:rPr>
        <w:t xml:space="preserve">Priest: </w:t>
      </w:r>
      <w:r w:rsidR="00B6214E" w:rsidRPr="00D0289A">
        <w:rPr>
          <w:rStyle w:val="l-exclamation-15-lrgChar"/>
        </w:rPr>
        <w:t>Especially for our most holy, most pure, most blessed, glorious Lady Theotokos and Ever-Virgin Mary.</w:t>
      </w:r>
    </w:p>
    <w:p w14:paraId="73171DC7" w14:textId="77777777" w:rsidR="00F50A89" w:rsidRDefault="00F50A89" w:rsidP="00C65A78">
      <w:pPr>
        <w:pStyle w:val="l-vlrg-prayer-125-indented"/>
      </w:pPr>
    </w:p>
    <w:p w14:paraId="58DE56A0" w14:textId="77777777" w:rsidR="0040795A" w:rsidRPr="00CE71EC" w:rsidRDefault="00B6214E" w:rsidP="00C65A78">
      <w:pPr>
        <w:pStyle w:val="l-vlrg-prayer-125-indented"/>
        <w:rPr>
          <w:rStyle w:val="l-choir-lrgChar"/>
        </w:rPr>
      </w:pPr>
      <w:r w:rsidRPr="006B30DC">
        <w:rPr>
          <w:b/>
          <w:bCs/>
          <w:i/>
          <w:iCs/>
        </w:rPr>
        <w:t>Choir:</w:t>
      </w:r>
      <w:r w:rsidRPr="006B30DC">
        <w:t xml:space="preserve"> </w:t>
      </w:r>
      <w:r w:rsidR="0040795A" w:rsidRPr="00CE71EC">
        <w:rPr>
          <w:rStyle w:val="l-choir-lrgChar"/>
        </w:rPr>
        <w:t>In thee rejoiceth, O thou who art full of grace, all creation, the angelic assembly, and the race of man; O sanctified temple and noetical paradise, praise of virgins, of whom God was incarnate, and became a child, He that was before the ages, even our God; for of thy body a throne He made, and thy womb more spacious than the heavens did He form. In thee rejoiceth, O thou who art full of grace, all creation: glory to thee.</w:t>
      </w:r>
    </w:p>
    <w:p w14:paraId="64AE115D" w14:textId="77777777" w:rsidR="00B6214E" w:rsidRPr="00B23A0F" w:rsidRDefault="00B6214E" w:rsidP="005C70D1">
      <w:pPr>
        <w:pStyle w:val="l-prayer-15-lrg"/>
        <w:rPr>
          <w:rStyle w:val="l-choir-lrgChar"/>
        </w:rPr>
      </w:pPr>
    </w:p>
    <w:p w14:paraId="04DD0371" w14:textId="77777777" w:rsidR="00B6214E" w:rsidRDefault="00B6214E">
      <w:pPr>
        <w:pStyle w:val="NormalWeb"/>
        <w:pBdr>
          <w:bottom w:val="single" w:sz="12" w:space="1" w:color="auto"/>
        </w:pBdr>
        <w:rPr>
          <w:b/>
          <w:i/>
          <w:color w:val="FF0000"/>
          <w:sz w:val="28"/>
        </w:rPr>
      </w:pPr>
      <w:r w:rsidRPr="00E068EC">
        <w:rPr>
          <w:b/>
          <w:i/>
          <w:color w:val="FF0000"/>
          <w:sz w:val="28"/>
        </w:rPr>
        <w:t>Or the Zadostoinik of the Feast</w:t>
      </w:r>
    </w:p>
    <w:p w14:paraId="2DD9B3AF" w14:textId="77777777" w:rsidR="00B6214E" w:rsidRDefault="00B6214E" w:rsidP="005C70D1">
      <w:pPr>
        <w:pStyle w:val="NormalWeb"/>
        <w:pBdr>
          <w:bottom w:val="single" w:sz="12" w:space="1" w:color="auto"/>
        </w:pBdr>
        <w:tabs>
          <w:tab w:val="left" w:pos="6357"/>
        </w:tabs>
        <w:rPr>
          <w:b/>
          <w:i/>
          <w:color w:val="FF0000"/>
          <w:sz w:val="28"/>
        </w:rPr>
      </w:pPr>
      <w:r w:rsidRPr="00B23A0F">
        <w:rPr>
          <w:rStyle w:val="l-rubric-lrgChar"/>
        </w:rPr>
        <w:t xml:space="preserve">Or, on the great feasts, the appointed </w:t>
      </w:r>
      <w:proofErr w:type="spellStart"/>
      <w:r w:rsidRPr="00B23A0F">
        <w:rPr>
          <w:rStyle w:val="l-rubric-lrgChar"/>
        </w:rPr>
        <w:t>megalynarion</w:t>
      </w:r>
      <w:proofErr w:type="spellEnd"/>
      <w:r w:rsidRPr="00E068EC">
        <w:rPr>
          <w:b/>
          <w:i/>
          <w:color w:val="FF0000"/>
          <w:sz w:val="28"/>
        </w:rPr>
        <w:t>.</w:t>
      </w:r>
      <w:r w:rsidR="0020161D">
        <w:rPr>
          <w:b/>
          <w:i/>
          <w:color w:val="FF0000"/>
          <w:sz w:val="28"/>
        </w:rPr>
        <w:tab/>
      </w:r>
    </w:p>
    <w:p w14:paraId="13CF0BCE" w14:textId="77777777" w:rsidR="00852E08" w:rsidRDefault="00852E08" w:rsidP="005C70D1">
      <w:pPr>
        <w:pStyle w:val="NormalWeb"/>
        <w:pBdr>
          <w:bottom w:val="single" w:sz="12" w:space="1" w:color="auto"/>
        </w:pBdr>
        <w:tabs>
          <w:tab w:val="left" w:pos="6357"/>
        </w:tabs>
        <w:rPr>
          <w:b/>
          <w:i/>
          <w:color w:val="FF0000"/>
          <w:sz w:val="28"/>
        </w:rPr>
      </w:pPr>
      <w:r w:rsidRPr="00852E08">
        <w:rPr>
          <w:b/>
          <w:i/>
          <w:iCs/>
          <w:color w:val="FF0000"/>
          <w:sz w:val="28"/>
        </w:rPr>
        <w:t xml:space="preserve">But if it be on Great Thursday, or on Great Saturday, then they chant the </w:t>
      </w:r>
      <w:proofErr w:type="spellStart"/>
      <w:r w:rsidRPr="00852E08">
        <w:rPr>
          <w:b/>
          <w:i/>
          <w:iCs/>
          <w:color w:val="FF0000"/>
          <w:sz w:val="28"/>
        </w:rPr>
        <w:t>irmos</w:t>
      </w:r>
      <w:proofErr w:type="spellEnd"/>
      <w:r w:rsidRPr="00852E08">
        <w:rPr>
          <w:b/>
          <w:i/>
          <w:iCs/>
          <w:color w:val="FF0000"/>
          <w:sz w:val="28"/>
        </w:rPr>
        <w:t xml:space="preserve"> of the 9th ode of that day.</w:t>
      </w:r>
    </w:p>
    <w:p w14:paraId="4F1C8F62" w14:textId="77777777" w:rsidR="001D6E4E" w:rsidRDefault="001D6E4E">
      <w:pPr>
        <w:spacing w:line="240" w:lineRule="auto"/>
        <w:rPr>
          <w:rFonts w:ascii="Times New Roman" w:eastAsia="Times New Roman" w:hAnsi="Times New Roman" w:cs="Times New Roman"/>
          <w:i/>
          <w:iCs/>
          <w:color w:val="FF0000"/>
          <w:sz w:val="28"/>
          <w:szCs w:val="28"/>
        </w:rPr>
      </w:pPr>
      <w:r>
        <w:br w:type="page"/>
      </w:r>
    </w:p>
    <w:p w14:paraId="09049F67" w14:textId="2982FC1D" w:rsidR="00680A9A" w:rsidRPr="00680A9A" w:rsidRDefault="00680A9A" w:rsidP="00704361">
      <w:pPr>
        <w:pStyle w:val="l-rubric-lrg"/>
      </w:pPr>
      <w:r w:rsidRPr="00680A9A">
        <w:lastRenderedPageBreak/>
        <w:t>And the priest prayeth</w:t>
      </w:r>
      <w:r w:rsidR="00704361">
        <w:t xml:space="preserve"> </w:t>
      </w:r>
      <w:r w:rsidR="00431B19">
        <w:t>silently</w:t>
      </w:r>
      <w:r w:rsidRPr="00680A9A">
        <w:t>:</w:t>
      </w:r>
    </w:p>
    <w:p w14:paraId="133F41F5" w14:textId="77777777" w:rsidR="00EB6B0B" w:rsidRDefault="00EB6B0B" w:rsidP="00C65A78">
      <w:pPr>
        <w:pStyle w:val="l-vlrg-silent-125-indented"/>
        <w:rPr>
          <w:rStyle w:val="l-label-largeChar"/>
        </w:rPr>
        <w:sectPr w:rsidR="00EB6B0B" w:rsidSect="00CE71EC">
          <w:type w:val="continuous"/>
          <w:pgSz w:w="12240" w:h="15840" w:code="1"/>
          <w:pgMar w:top="432" w:right="432" w:bottom="432" w:left="432" w:header="720" w:footer="432" w:gutter="0"/>
          <w:cols w:space="720"/>
          <w:docGrid w:linePitch="360"/>
        </w:sectPr>
      </w:pPr>
    </w:p>
    <w:p w14:paraId="1163E36D" w14:textId="2E01B9BD" w:rsidR="00680A9A" w:rsidRDefault="00680A9A" w:rsidP="00C65A78">
      <w:pPr>
        <w:pStyle w:val="l-vlrg-silent-125-indented"/>
      </w:pPr>
      <w:r w:rsidRPr="00B23A0F">
        <w:rPr>
          <w:rStyle w:val="l-label-largeChar"/>
        </w:rPr>
        <w:t>Priest:</w:t>
      </w:r>
      <w:r w:rsidRPr="003A0C99">
        <w:t xml:space="preserve"> For the holy Prophet, Forerunner, and Baptist John; the holy and all-praised apostles; of Saint</w:t>
      </w:r>
      <w:r w:rsidRPr="00D0289A">
        <w:rPr>
          <w:rStyle w:val="l-rubric-lrgChar"/>
        </w:rPr>
        <w:t>(s) N. (N.)</w:t>
      </w:r>
      <w:r w:rsidRPr="003A0C99">
        <w:t xml:space="preserve"> whose memory we also celebrate; and for all Thy saints: through whose intercessions do Thou visit us, O God </w:t>
      </w:r>
    </w:p>
    <w:p w14:paraId="40187822" w14:textId="77777777" w:rsidR="0040795A" w:rsidRDefault="0040795A" w:rsidP="00C65A78">
      <w:pPr>
        <w:pStyle w:val="l-vlrg-silent-125-indented"/>
      </w:pPr>
    </w:p>
    <w:p w14:paraId="05C57849" w14:textId="77777777" w:rsidR="0040795A" w:rsidRPr="00CE71EC" w:rsidRDefault="0040795A" w:rsidP="0040795A">
      <w:pPr>
        <w:pStyle w:val="si"/>
        <w:rPr>
          <w:rStyle w:val="l-rubric-lrgChar"/>
        </w:rPr>
      </w:pPr>
      <w:r w:rsidRPr="00CE71EC">
        <w:rPr>
          <w:rStyle w:val="l-rubric-lrgChar"/>
          <w:snapToGrid/>
        </w:rPr>
        <w:t xml:space="preserve">Here the priest </w:t>
      </w:r>
      <w:proofErr w:type="spellStart"/>
      <w:r w:rsidRPr="00CE71EC">
        <w:rPr>
          <w:rStyle w:val="l-rubric-lrgChar"/>
          <w:snapToGrid/>
        </w:rPr>
        <w:t>commemorateth</w:t>
      </w:r>
      <w:proofErr w:type="spellEnd"/>
      <w:r w:rsidRPr="00CE71EC">
        <w:rPr>
          <w:rStyle w:val="l-rubric-lrgChar"/>
          <w:snapToGrid/>
        </w:rPr>
        <w:t xml:space="preserve"> whom he will of the living and the dead; for the living however he saith:</w:t>
      </w:r>
    </w:p>
    <w:p w14:paraId="03A44A63" w14:textId="77777777" w:rsidR="0040795A" w:rsidRDefault="0040795A" w:rsidP="00C65A78">
      <w:pPr>
        <w:pStyle w:val="l-vlrg-silent-125-indented"/>
      </w:pPr>
    </w:p>
    <w:p w14:paraId="50C65E7A" w14:textId="77777777" w:rsidR="0040795A" w:rsidRPr="0040795A" w:rsidRDefault="0040795A" w:rsidP="00C65A78">
      <w:pPr>
        <w:pStyle w:val="l-vlrg-silent-125-indented"/>
        <w:rPr>
          <w:i/>
          <w:iCs/>
        </w:rPr>
      </w:pPr>
      <w:r w:rsidRPr="0040795A">
        <w:t xml:space="preserve">For the salvation, visitation, remission of sins of the servants of God </w:t>
      </w:r>
      <w:r w:rsidRPr="00CE71EC">
        <w:rPr>
          <w:rStyle w:val="l-rubric-lrgChar"/>
        </w:rPr>
        <w:t>(names)</w:t>
      </w:r>
    </w:p>
    <w:p w14:paraId="65235618" w14:textId="77777777" w:rsidR="0040795A" w:rsidRDefault="0040795A" w:rsidP="00C65A78">
      <w:pPr>
        <w:pStyle w:val="l-vlrg-silent-125-indented"/>
      </w:pPr>
    </w:p>
    <w:p w14:paraId="17AAC684" w14:textId="77777777" w:rsidR="0040795A" w:rsidRPr="00CE71EC" w:rsidRDefault="0040795A" w:rsidP="0040795A">
      <w:pPr>
        <w:pStyle w:val="si"/>
        <w:rPr>
          <w:rStyle w:val="l-rubric-lrgChar"/>
        </w:rPr>
      </w:pPr>
      <w:r w:rsidRPr="00CE71EC">
        <w:rPr>
          <w:rStyle w:val="l-rubric-lrgChar"/>
          <w:snapToGrid/>
        </w:rPr>
        <w:t xml:space="preserve">For the dead he saith: </w:t>
      </w:r>
    </w:p>
    <w:p w14:paraId="0D8E69BB" w14:textId="77777777" w:rsidR="0040795A" w:rsidRDefault="0040795A" w:rsidP="00C65A78">
      <w:pPr>
        <w:pStyle w:val="l-vlrg-silent-125-indented"/>
      </w:pPr>
    </w:p>
    <w:p w14:paraId="2B7AF21E" w14:textId="77777777" w:rsidR="0040795A" w:rsidRPr="0040795A" w:rsidRDefault="0040795A" w:rsidP="00C65A78">
      <w:pPr>
        <w:pStyle w:val="l-vlrg-silent-125-indented"/>
      </w:pPr>
      <w:r w:rsidRPr="0040795A">
        <w:t xml:space="preserve">For the repose, and the remission of sins of the souls of Thy servants </w:t>
      </w:r>
      <w:r w:rsidRPr="00CE71EC">
        <w:rPr>
          <w:rStyle w:val="l-rubric-lrgChar"/>
        </w:rPr>
        <w:t>(names)</w:t>
      </w:r>
      <w:r w:rsidRPr="0040795A">
        <w:rPr>
          <w:i/>
          <w:iCs/>
        </w:rPr>
        <w:t>,</w:t>
      </w:r>
      <w:r w:rsidRPr="0040795A">
        <w:t xml:space="preserve"> in a place of light, whence all sorrow and sighing are fled away, give them rest, O our God.</w:t>
      </w:r>
    </w:p>
    <w:p w14:paraId="26A731CE" w14:textId="77777777" w:rsidR="0040795A" w:rsidRPr="00CE71EC" w:rsidRDefault="0040795A" w:rsidP="0040795A">
      <w:pPr>
        <w:pStyle w:val="si"/>
        <w:rPr>
          <w:rStyle w:val="l-rubric-lrgChar"/>
        </w:rPr>
      </w:pPr>
      <w:r w:rsidRPr="00CE71EC">
        <w:rPr>
          <w:rStyle w:val="l-rubric-lrgChar"/>
          <w:snapToGrid/>
        </w:rPr>
        <w:t xml:space="preserve">And he saith: </w:t>
      </w:r>
    </w:p>
    <w:p w14:paraId="772E7B8E" w14:textId="77777777" w:rsidR="0040795A" w:rsidRDefault="0040795A" w:rsidP="00C65A78">
      <w:pPr>
        <w:pStyle w:val="l-vlrg-silent-125-indented"/>
      </w:pPr>
      <w:r w:rsidRPr="0040795A">
        <w:t xml:space="preserve">Again we pray Thee; Remember, O Lord, all the Orthodox episcopate that rightly divide the word of Thy truth, all the priesthood, the diaconate in Christ, and every sacred rank. </w:t>
      </w:r>
    </w:p>
    <w:p w14:paraId="4D4700FA" w14:textId="77777777" w:rsidR="0040795A" w:rsidRPr="0040795A" w:rsidRDefault="0040795A" w:rsidP="00C65A78">
      <w:pPr>
        <w:pStyle w:val="l-vlrg-silent-125-indented"/>
      </w:pPr>
    </w:p>
    <w:p w14:paraId="37FD638B" w14:textId="77777777" w:rsidR="0040795A" w:rsidRDefault="0040795A" w:rsidP="00C65A78">
      <w:pPr>
        <w:pStyle w:val="l-vlrg-silent-125-indented"/>
      </w:pPr>
      <w:r w:rsidRPr="0040795A">
        <w:t xml:space="preserve">Remember, O Lord, Thy holy, catholic, and apostolic Church, which is from end to end of the universe; and give peace unto her whom Thou hast purchased with the precious Blood of Thy Christ: and preserve this holy temple, even unto the end of the ages. Be mindful, O Lord, of those who hath set these Gifts before Thee, and those for whom and through whom and in behalf of whom they hath offered them. </w:t>
      </w:r>
    </w:p>
    <w:p w14:paraId="0EE0947B" w14:textId="77777777" w:rsidR="0040795A" w:rsidRPr="0040795A" w:rsidRDefault="0040795A" w:rsidP="00C65A78">
      <w:pPr>
        <w:pStyle w:val="l-vlrg-silent-125-indented"/>
      </w:pPr>
    </w:p>
    <w:p w14:paraId="58ACE303" w14:textId="77777777" w:rsidR="0040795A" w:rsidRDefault="0040795A" w:rsidP="00C65A78">
      <w:pPr>
        <w:pStyle w:val="l-vlrg-silent-125-indented"/>
      </w:pPr>
      <w:r w:rsidRPr="0040795A">
        <w:t xml:space="preserve">Have in remembrance O Lord, those who bear fruit and do good works in Thy holy churches, and who are mindful of the poor. Reward them with Thy rich and heavenly Gifts; give them things heavenly for things </w:t>
      </w:r>
      <w:r w:rsidRPr="0040795A">
        <w:lastRenderedPageBreak/>
        <w:t>earthly, things eternal for things temporal, things incorruptible for things corruptible.</w:t>
      </w:r>
    </w:p>
    <w:p w14:paraId="7B8DC9FF" w14:textId="77777777" w:rsidR="0040795A" w:rsidRPr="0040795A" w:rsidRDefault="0040795A" w:rsidP="00C65A78">
      <w:pPr>
        <w:pStyle w:val="l-vlrg-silent-125-indented"/>
      </w:pPr>
    </w:p>
    <w:p w14:paraId="098B28A9" w14:textId="77777777" w:rsidR="0040795A" w:rsidRDefault="0040795A" w:rsidP="00C65A78">
      <w:pPr>
        <w:pStyle w:val="l-vlrg-silent-125-indented"/>
      </w:pPr>
      <w:r w:rsidRPr="0040795A">
        <w:t>Remember, O Lord, those who are in deserts, mountains, caverns, and pits of the earth.</w:t>
      </w:r>
    </w:p>
    <w:p w14:paraId="3AA399F6" w14:textId="77777777" w:rsidR="0040795A" w:rsidRPr="0040795A" w:rsidRDefault="0040795A" w:rsidP="00C65A78">
      <w:pPr>
        <w:pStyle w:val="l-vlrg-silent-125-indented"/>
      </w:pPr>
    </w:p>
    <w:p w14:paraId="31563F8B" w14:textId="77777777" w:rsidR="0040795A" w:rsidRDefault="0040795A" w:rsidP="00C65A78">
      <w:pPr>
        <w:pStyle w:val="l-vlrg-silent-125-indented"/>
      </w:pPr>
      <w:r w:rsidRPr="0040795A">
        <w:t>Remember, O Lord, all those who continue in virginity and godliness, and in asceticism and devoutness of life.</w:t>
      </w:r>
    </w:p>
    <w:p w14:paraId="54D094C8" w14:textId="77777777" w:rsidR="0040795A" w:rsidRPr="0040795A" w:rsidRDefault="0040795A" w:rsidP="00C65A78">
      <w:pPr>
        <w:pStyle w:val="l-vlrg-silent-125-indented"/>
      </w:pPr>
    </w:p>
    <w:p w14:paraId="60E89BF7" w14:textId="77777777" w:rsidR="0040795A" w:rsidRDefault="0040795A" w:rsidP="00C65A78">
      <w:pPr>
        <w:pStyle w:val="l-vlrg-silent-125-indented"/>
      </w:pPr>
      <w:r w:rsidRPr="0040795A">
        <w:t>Remember, O Lord, all civil authorities and our armed forces; grant them a secure and lasting peace; speak good things unto their hearts concerning Thy Church and all Thy people, that we in their tranquility may lead a calm and peaceful life in all reverence and godliness.</w:t>
      </w:r>
    </w:p>
    <w:p w14:paraId="56B42E5E" w14:textId="77777777" w:rsidR="0040795A" w:rsidRPr="0040795A" w:rsidRDefault="0040795A" w:rsidP="00C65A78">
      <w:pPr>
        <w:pStyle w:val="l-vlrg-silent-125-indented"/>
      </w:pPr>
    </w:p>
    <w:p w14:paraId="5963AB9B" w14:textId="77777777" w:rsidR="0040795A" w:rsidRDefault="0040795A" w:rsidP="00C65A78">
      <w:pPr>
        <w:pStyle w:val="l-vlrg-silent-125-indented"/>
      </w:pPr>
      <w:r w:rsidRPr="0040795A">
        <w:t xml:space="preserve">Remember, O Lord, all rulers and authorities, as also our brethren who are in their council; and all their armed forces. In goodness, preserve </w:t>
      </w:r>
      <w:r w:rsidRPr="0040795A">
        <w:t xml:space="preserve">Thou the good, and through Thine own goodness </w:t>
      </w:r>
      <w:proofErr w:type="spellStart"/>
      <w:r w:rsidRPr="0040795A">
        <w:t>makest</w:t>
      </w:r>
      <w:proofErr w:type="spellEnd"/>
      <w:r w:rsidRPr="0040795A">
        <w:t xml:space="preserve"> Thou the evil good.</w:t>
      </w:r>
    </w:p>
    <w:p w14:paraId="5FBB42E2" w14:textId="77777777" w:rsidR="0040795A" w:rsidRPr="0040795A" w:rsidRDefault="0040795A" w:rsidP="00C65A78">
      <w:pPr>
        <w:pStyle w:val="l-vlrg-silent-125-indented"/>
      </w:pPr>
    </w:p>
    <w:p w14:paraId="2E01AF52" w14:textId="4C290BE0" w:rsidR="0040795A" w:rsidRDefault="0040795A" w:rsidP="00C65A78">
      <w:pPr>
        <w:pStyle w:val="l-vlrg-silent-125-indented"/>
      </w:pPr>
      <w:r w:rsidRPr="0040795A">
        <w:t xml:space="preserve">Be mindful, O Lord, of the people here present and also those who are absent for honorable reasons, and have mercy upon them and upon us, according to the multitude of Thy mercies. Fill their treasuries with every good thing; preserve their marriages in peace and harmony; raise the infants; guide the young; support the aged; encourage the faint hearted. Collect the scattered and turn them from wandering astray, and unite them to Thy holy, </w:t>
      </w:r>
      <w:r w:rsidR="00B8180B">
        <w:t>C</w:t>
      </w:r>
      <w:r w:rsidR="00B8180B" w:rsidRPr="0040795A">
        <w:t xml:space="preserve">atholic </w:t>
      </w:r>
      <w:r w:rsidRPr="0040795A">
        <w:t xml:space="preserve">and </w:t>
      </w:r>
      <w:r w:rsidR="00B8180B">
        <w:t>A</w:t>
      </w:r>
      <w:r w:rsidR="00B8180B" w:rsidRPr="0040795A">
        <w:t xml:space="preserve">postolic </w:t>
      </w:r>
      <w:r w:rsidRPr="0040795A">
        <w:t>church. Liberate those who are held captive by unclean spirits; voyage with those who sail, journey with those who travel, defend the widows; protect the orphans; free the captives; heal the sick.</w:t>
      </w:r>
    </w:p>
    <w:p w14:paraId="11AFA0C1" w14:textId="77777777" w:rsidR="0040795A" w:rsidRPr="0040795A" w:rsidRDefault="0040795A" w:rsidP="00C65A78">
      <w:pPr>
        <w:pStyle w:val="l-vlrg-silent-125-indented"/>
      </w:pPr>
    </w:p>
    <w:p w14:paraId="19B6B5ED" w14:textId="77777777" w:rsidR="0040795A" w:rsidRPr="0040795A" w:rsidRDefault="0040795A" w:rsidP="00C65A78">
      <w:pPr>
        <w:pStyle w:val="l-vlrg-silent-125-indented"/>
      </w:pPr>
      <w:r w:rsidRPr="0040795A">
        <w:t xml:space="preserve">Remember, O God, those who are under trial, in mines, in prison, in </w:t>
      </w:r>
      <w:r w:rsidRPr="0040795A">
        <w:lastRenderedPageBreak/>
        <w:t xml:space="preserve">bitter labors, and in all affliction, distress, and tribulation. </w:t>
      </w:r>
    </w:p>
    <w:p w14:paraId="116E0637" w14:textId="77777777" w:rsidR="0040795A" w:rsidRPr="0040795A" w:rsidRDefault="0040795A" w:rsidP="00C65A78">
      <w:pPr>
        <w:pStyle w:val="l-vlrg-silent-125-indented"/>
      </w:pPr>
    </w:p>
    <w:p w14:paraId="44F11989" w14:textId="77777777" w:rsidR="0040795A" w:rsidRDefault="0040795A" w:rsidP="00C65A78">
      <w:pPr>
        <w:pStyle w:val="l-vlrg-silent-125-indented"/>
      </w:pPr>
      <w:r w:rsidRPr="0040795A">
        <w:t xml:space="preserve">Be mindful, O Lord, of all who beseech Thy great loving kindness, and be merciful, O Lord our God, unto those who love us, and those who hate us, and those who have enjoined us, unworthy, to pray for them; and all Thy people. And upon them all pour out Thy rich mercy, granting unto all their petitions which are unto salvation. And remember, Thyself, O God, those whom we have not remembered through ignorance, forgetfulness or the multitude of names; as Thou knowest the age and </w:t>
      </w:r>
      <w:r w:rsidRPr="0040795A">
        <w:t>the name of each, and knowest every man even from his mother's womb.</w:t>
      </w:r>
    </w:p>
    <w:p w14:paraId="706D8764" w14:textId="77777777" w:rsidR="0040795A" w:rsidRPr="0040795A" w:rsidRDefault="0040795A" w:rsidP="00C65A78">
      <w:pPr>
        <w:pStyle w:val="l-vlrg-silent-125-indented"/>
      </w:pPr>
    </w:p>
    <w:p w14:paraId="34EFF360" w14:textId="77777777" w:rsidR="0040795A" w:rsidRPr="0040795A" w:rsidRDefault="0040795A" w:rsidP="00C65A78">
      <w:pPr>
        <w:pStyle w:val="l-vlrg-silent-125-indented"/>
      </w:pPr>
      <w:r w:rsidRPr="0040795A">
        <w:t xml:space="preserve">For Thou, O Lord, art the helper of the helpless, the hope of the hopeless, and the savior of the </w:t>
      </w:r>
      <w:proofErr w:type="spellStart"/>
      <w:r w:rsidRPr="0040795A">
        <w:t>bestormed</w:t>
      </w:r>
      <w:proofErr w:type="spellEnd"/>
      <w:r w:rsidRPr="0040795A">
        <w:t xml:space="preserve">, the haven of the voyager, the physician of the sick; be all things to all men, O Thou who knowest each man and his petition, his home and his need. Deliver, O Lord, this city </w:t>
      </w:r>
      <w:r w:rsidRPr="00CE71EC">
        <w:rPr>
          <w:rFonts w:ascii="Times New Roman" w:hAnsi="Times New Roman"/>
          <w:bCs/>
          <w:i/>
          <w:color w:val="FF0000"/>
          <w:sz w:val="28"/>
        </w:rPr>
        <w:t>(or: all these or: this sacred habitation)</w:t>
      </w:r>
      <w:r w:rsidRPr="0040795A">
        <w:t xml:space="preserve"> and every city and land from famine, plague, earthquake, flood, fire, sword, the invasion of enemies, and from civil war.</w:t>
      </w:r>
    </w:p>
    <w:p w14:paraId="22477668" w14:textId="77777777" w:rsidR="00EB6B0B" w:rsidRDefault="00EB6B0B" w:rsidP="00C65A78">
      <w:pPr>
        <w:pStyle w:val="l-vlrg-silent-125-indented"/>
        <w:sectPr w:rsidR="00EB6B0B" w:rsidSect="00C64D47">
          <w:type w:val="continuous"/>
          <w:pgSz w:w="12240" w:h="15840" w:code="1"/>
          <w:pgMar w:top="432" w:right="432" w:bottom="432" w:left="432" w:header="720" w:footer="432" w:gutter="0"/>
          <w:cols w:num="2" w:sep="1" w:space="288"/>
          <w:docGrid w:linePitch="360"/>
        </w:sectPr>
      </w:pPr>
    </w:p>
    <w:p w14:paraId="74588104" w14:textId="7CD2139D" w:rsidR="0040795A" w:rsidRPr="003A0C99" w:rsidRDefault="0040795A" w:rsidP="00C65A78">
      <w:pPr>
        <w:pStyle w:val="l-vlrg-silent-125-indented"/>
      </w:pPr>
    </w:p>
    <w:p w14:paraId="4277316D" w14:textId="77777777" w:rsidR="00FA119E" w:rsidRDefault="00FA119E">
      <w:pPr>
        <w:spacing w:line="240" w:lineRule="auto"/>
        <w:rPr>
          <w:rFonts w:ascii="Times New Roman" w:eastAsia="Times New Roman" w:hAnsi="Times New Roman" w:cs="Times New Roman"/>
          <w:bCs/>
          <w:i/>
          <w:color w:val="FF0000"/>
          <w:sz w:val="28"/>
          <w:szCs w:val="24"/>
        </w:rPr>
      </w:pPr>
      <w:r>
        <w:rPr>
          <w:bCs/>
          <w:iCs/>
          <w:szCs w:val="24"/>
        </w:rPr>
        <w:br w:type="page"/>
      </w:r>
    </w:p>
    <w:p w14:paraId="025A59D0" w14:textId="10986C16" w:rsidR="00680A9A" w:rsidRDefault="00680A9A" w:rsidP="00680A9A">
      <w:pPr>
        <w:pStyle w:val="sru14"/>
        <w:rPr>
          <w:bCs/>
          <w:iCs w:val="0"/>
          <w:szCs w:val="24"/>
        </w:rPr>
      </w:pPr>
      <w:r w:rsidRPr="00680A9A">
        <w:rPr>
          <w:bCs/>
          <w:iCs w:val="0"/>
          <w:szCs w:val="24"/>
        </w:rPr>
        <w:lastRenderedPageBreak/>
        <w:t xml:space="preserve">And after the singing of the </w:t>
      </w:r>
      <w:proofErr w:type="spellStart"/>
      <w:r w:rsidRPr="00680A9A">
        <w:rPr>
          <w:bCs/>
          <w:iCs w:val="0"/>
          <w:szCs w:val="24"/>
        </w:rPr>
        <w:t>megalynarion</w:t>
      </w:r>
      <w:proofErr w:type="spellEnd"/>
      <w:r w:rsidRPr="00680A9A">
        <w:rPr>
          <w:bCs/>
          <w:iCs w:val="0"/>
          <w:szCs w:val="24"/>
        </w:rPr>
        <w:t xml:space="preserve"> </w:t>
      </w:r>
      <w:r w:rsidR="00DC0C29" w:rsidRPr="00680A9A">
        <w:rPr>
          <w:bCs/>
          <w:iCs w:val="0"/>
          <w:szCs w:val="24"/>
        </w:rPr>
        <w:t>(“</w:t>
      </w:r>
      <w:r w:rsidRPr="00680A9A">
        <w:rPr>
          <w:bCs/>
          <w:iCs w:val="0"/>
          <w:szCs w:val="24"/>
        </w:rPr>
        <w:t>It is truly meet</w:t>
      </w:r>
      <w:r w:rsidR="00DC0C29" w:rsidRPr="00680A9A">
        <w:rPr>
          <w:bCs/>
          <w:iCs w:val="0"/>
          <w:szCs w:val="24"/>
        </w:rPr>
        <w:t>”)</w:t>
      </w:r>
      <w:r w:rsidRPr="00680A9A">
        <w:rPr>
          <w:bCs/>
          <w:iCs w:val="0"/>
          <w:szCs w:val="24"/>
        </w:rPr>
        <w:t xml:space="preserve">, the priest exclaimeth: </w:t>
      </w:r>
    </w:p>
    <w:p w14:paraId="5F342EA4" w14:textId="77777777" w:rsidR="0040795A" w:rsidRPr="00680A9A" w:rsidRDefault="0040795A" w:rsidP="00680A9A">
      <w:pPr>
        <w:pStyle w:val="sru14"/>
        <w:rPr>
          <w:bCs/>
          <w:iCs w:val="0"/>
          <w:szCs w:val="24"/>
        </w:rPr>
      </w:pPr>
    </w:p>
    <w:p w14:paraId="6FEE3E9E" w14:textId="77777777" w:rsidR="00B6214E" w:rsidRPr="00D0289A" w:rsidRDefault="00B6214E" w:rsidP="00C65A78">
      <w:pPr>
        <w:pStyle w:val="l-vlrg-prayer-125-indented"/>
        <w:rPr>
          <w:rStyle w:val="l-exclamation-15-lrgChar"/>
        </w:rPr>
      </w:pPr>
      <w:r w:rsidRPr="00B23A0F">
        <w:rPr>
          <w:rStyle w:val="l-label-largeChar"/>
        </w:rPr>
        <w:t>Priest:</w:t>
      </w:r>
      <w:r w:rsidRPr="006B30DC">
        <w:t xml:space="preserve"> </w:t>
      </w:r>
      <w:r w:rsidRPr="00D0289A">
        <w:rPr>
          <w:rStyle w:val="l-exclamation-15-lrgChar"/>
        </w:rPr>
        <w:t xml:space="preserve">Among the first, remember, O Lord, </w:t>
      </w:r>
      <w:r w:rsidR="00937203" w:rsidRPr="00D0289A">
        <w:rPr>
          <w:rStyle w:val="l-exclamation-15-lrgChar"/>
        </w:rPr>
        <w:t xml:space="preserve">our Great Lord and Father, His Holiness, Patriarch </w:t>
      </w:r>
      <w:r w:rsidR="00937203" w:rsidRPr="00EC3B44">
        <w:rPr>
          <w:bCs/>
          <w:i/>
          <w:color w:val="FF0000"/>
          <w:sz w:val="28"/>
        </w:rPr>
        <w:t>N</w:t>
      </w:r>
      <w:r w:rsidR="00937203" w:rsidRPr="00D0289A">
        <w:rPr>
          <w:rStyle w:val="l-exclamation-15-lrgChar"/>
        </w:rPr>
        <w:t>.</w:t>
      </w:r>
      <w:r w:rsidRPr="00D0289A">
        <w:rPr>
          <w:rStyle w:val="l-exclamation-15-lrgChar"/>
        </w:rPr>
        <w:t>; and our lord the Very Most Reverend Metropolitan</w:t>
      </w:r>
      <w:r w:rsidRPr="006B30DC">
        <w:t xml:space="preserve"> </w:t>
      </w:r>
      <w:r w:rsidRPr="00EC3B44">
        <w:rPr>
          <w:bCs/>
          <w:i/>
          <w:color w:val="FF0000"/>
          <w:sz w:val="28"/>
        </w:rPr>
        <w:t>N.,</w:t>
      </w:r>
      <w:r w:rsidRPr="006B30DC">
        <w:t xml:space="preserve"> </w:t>
      </w:r>
      <w:r w:rsidRPr="00D0289A">
        <w:rPr>
          <w:rStyle w:val="l-exclamation-15-lrgChar"/>
        </w:rPr>
        <w:t>First Hierarch of the Russian Church Abroad; and our lord the Most Reverend</w:t>
      </w:r>
      <w:r w:rsidRPr="006B30DC">
        <w:t xml:space="preserve"> </w:t>
      </w:r>
      <w:r w:rsidRPr="00EC3B44">
        <w:rPr>
          <w:bCs/>
          <w:i/>
          <w:color w:val="FF0000"/>
          <w:sz w:val="28"/>
        </w:rPr>
        <w:t>(Archbishop or Bishop N.),</w:t>
      </w:r>
      <w:r w:rsidRPr="006B30DC">
        <w:t xml:space="preserve"> </w:t>
      </w:r>
      <w:r w:rsidRPr="00D0289A">
        <w:rPr>
          <w:rStyle w:val="l-exclamation-15-lrgChar"/>
        </w:rPr>
        <w:t>whom do Thou grant unto Thy holy churches, in peace, safety, honor, health, and length of days, rightly dividing the word of Thy truth.</w:t>
      </w:r>
    </w:p>
    <w:p w14:paraId="21E5199A" w14:textId="77777777" w:rsidR="00B6214E" w:rsidRPr="00B23A0F" w:rsidRDefault="00B6214E" w:rsidP="00C65A78">
      <w:pPr>
        <w:pStyle w:val="l-vlrg-prayer-125-indented"/>
        <w:rPr>
          <w:rStyle w:val="l-choir-lrgChar"/>
        </w:rPr>
      </w:pPr>
      <w:r w:rsidRPr="00B23A0F">
        <w:rPr>
          <w:rStyle w:val="l-label-largeChar"/>
        </w:rPr>
        <w:t>Choir:</w:t>
      </w:r>
      <w:r w:rsidRPr="006B30DC">
        <w:t xml:space="preserve"> </w:t>
      </w:r>
      <w:r w:rsidRPr="00B23A0F">
        <w:rPr>
          <w:rStyle w:val="l-choir-lrgChar"/>
        </w:rPr>
        <w:t xml:space="preserve">And each and every one. </w:t>
      </w:r>
    </w:p>
    <w:p w14:paraId="6D13F97E" w14:textId="5DB978E6" w:rsidR="00E77E0A" w:rsidRPr="00B23A0F" w:rsidRDefault="00E77E0A" w:rsidP="001A30C5">
      <w:pPr>
        <w:pStyle w:val="l-rubric-lrg"/>
        <w:rPr>
          <w:rStyle w:val="sru"/>
          <w:i/>
          <w:iCs/>
          <w:sz w:val="28"/>
          <w:szCs w:val="28"/>
        </w:rPr>
      </w:pPr>
      <w:r w:rsidRPr="00B23A0F">
        <w:rPr>
          <w:rStyle w:val="sru"/>
          <w:i/>
          <w:iCs/>
          <w:sz w:val="28"/>
          <w:szCs w:val="28"/>
        </w:rPr>
        <w:t xml:space="preserve">And the priest prayeth: </w:t>
      </w:r>
    </w:p>
    <w:p w14:paraId="60CB39D9" w14:textId="77777777" w:rsidR="00EB6B0B" w:rsidRDefault="00EB6B0B" w:rsidP="00C65A78">
      <w:pPr>
        <w:pStyle w:val="l-vlrg-silent-125-indented"/>
        <w:rPr>
          <w:rStyle w:val="l-label-largeChar"/>
        </w:rPr>
        <w:sectPr w:rsidR="00EB6B0B" w:rsidSect="00CE71EC">
          <w:type w:val="continuous"/>
          <w:pgSz w:w="12240" w:h="15840" w:code="1"/>
          <w:pgMar w:top="432" w:right="432" w:bottom="432" w:left="432" w:header="720" w:footer="432" w:gutter="0"/>
          <w:cols w:space="720"/>
          <w:docGrid w:linePitch="360"/>
        </w:sectPr>
      </w:pPr>
    </w:p>
    <w:p w14:paraId="32573ABB" w14:textId="2A963DBD" w:rsidR="0040795A" w:rsidRDefault="00E77E0A" w:rsidP="00C65A78">
      <w:pPr>
        <w:pStyle w:val="l-vlrg-silent-125-indented"/>
      </w:pPr>
      <w:r w:rsidRPr="00B23A0F">
        <w:rPr>
          <w:rStyle w:val="l-label-largeChar"/>
        </w:rPr>
        <w:t>Priest:</w:t>
      </w:r>
      <w:r w:rsidRPr="003A0C99">
        <w:t xml:space="preserve"> </w:t>
      </w:r>
      <w:r w:rsidR="0040795A" w:rsidRPr="0040795A">
        <w:t>Be mindful, O Lord, of every Bishop of the Orthodox who rightly divideth the word of Thy truth.</w:t>
      </w:r>
    </w:p>
    <w:p w14:paraId="5774D766" w14:textId="77777777" w:rsidR="0040795A" w:rsidRPr="0040795A" w:rsidRDefault="0040795A" w:rsidP="00C65A78">
      <w:pPr>
        <w:pStyle w:val="l-vlrg-silent-125-indented"/>
      </w:pPr>
    </w:p>
    <w:p w14:paraId="38783820" w14:textId="77777777" w:rsidR="0040795A" w:rsidRDefault="0040795A" w:rsidP="00C65A78">
      <w:pPr>
        <w:pStyle w:val="l-vlrg-silent-125-indented"/>
      </w:pPr>
      <w:r w:rsidRPr="0040795A">
        <w:t>Remember, also, O Lord, my unworthiness, according to the multitude of Thy bounties; pardon my every transgression, whether voluntary or involuntary, and withhold not, because of my sins, the grace of Thy Holy Spirit from these gifts here set forth.</w:t>
      </w:r>
    </w:p>
    <w:p w14:paraId="770DF5D1" w14:textId="77777777" w:rsidR="0040795A" w:rsidRPr="0040795A" w:rsidRDefault="0040795A" w:rsidP="00C65A78">
      <w:pPr>
        <w:pStyle w:val="l-vlrg-silent-125-indented"/>
      </w:pPr>
    </w:p>
    <w:p w14:paraId="6D9C5D17" w14:textId="77777777" w:rsidR="0040795A" w:rsidRDefault="0040795A" w:rsidP="00C65A78">
      <w:pPr>
        <w:pStyle w:val="l-vlrg-silent-125-indented"/>
      </w:pPr>
      <w:r w:rsidRPr="0040795A">
        <w:t xml:space="preserve">Remember, O Lord, the priesthood, the diaconate in Christ, and every order of clergy, and put not to confusion any one of us who stand </w:t>
      </w:r>
      <w:r w:rsidRPr="0040795A">
        <w:t xml:space="preserve">about Thy holy altar. Visit us with Thy loving kindness, O Lord, manifest Thyself unto us through Thy rich compassions. Vouchsafe unto us seasonable and healthful weather. Send gentle showers upon the earth unto fruitfulness. Bless the crown of Thy years with goodness. </w:t>
      </w:r>
      <w:proofErr w:type="spellStart"/>
      <w:r w:rsidRPr="0040795A">
        <w:t>Makest</w:t>
      </w:r>
      <w:proofErr w:type="spellEnd"/>
      <w:r w:rsidRPr="0040795A">
        <w:t xml:space="preserve"> schisms to cease in the Church. Quench the raging of hostile nations, speedily destroy, by the power of Thy Holy Spirit uprisings of heresies, receive us all into Thy kingdom, showing us to be sons of the light and sons of the day, and grant unto us Thy peace and love, O Lord our God, for all things hast thou given unto us:</w:t>
      </w:r>
    </w:p>
    <w:p w14:paraId="4A9B8CB8" w14:textId="77777777" w:rsidR="00EB6B0B" w:rsidRDefault="00EB6B0B" w:rsidP="00C65A78">
      <w:pPr>
        <w:pStyle w:val="l-vlrg-silent-125-indented"/>
        <w:sectPr w:rsidR="00EB6B0B" w:rsidSect="00C64D47">
          <w:type w:val="continuous"/>
          <w:pgSz w:w="12240" w:h="15840" w:code="1"/>
          <w:pgMar w:top="432" w:right="432" w:bottom="432" w:left="432" w:header="720" w:footer="432" w:gutter="0"/>
          <w:cols w:num="2" w:sep="1" w:space="288"/>
          <w:docGrid w:linePitch="360"/>
        </w:sectPr>
      </w:pPr>
    </w:p>
    <w:p w14:paraId="22AC3976" w14:textId="6F7730E4" w:rsidR="0040795A" w:rsidRDefault="0040795A" w:rsidP="00C65A78">
      <w:pPr>
        <w:pStyle w:val="l-vlrg-silent-125-indented"/>
      </w:pPr>
    </w:p>
    <w:p w14:paraId="44253251" w14:textId="77777777" w:rsidR="0040795A" w:rsidRPr="00CE71EC" w:rsidRDefault="0040795A" w:rsidP="0040795A">
      <w:pPr>
        <w:pStyle w:val="Blockquote"/>
        <w:rPr>
          <w:rStyle w:val="sru"/>
          <w:sz w:val="28"/>
          <w:szCs w:val="28"/>
        </w:rPr>
      </w:pPr>
      <w:r w:rsidRPr="00CE71EC">
        <w:rPr>
          <w:rStyle w:val="sru"/>
          <w:sz w:val="28"/>
          <w:szCs w:val="28"/>
        </w:rPr>
        <w:lastRenderedPageBreak/>
        <w:t>Exclamation:</w:t>
      </w:r>
    </w:p>
    <w:p w14:paraId="62082E15" w14:textId="77777777" w:rsidR="0040795A" w:rsidRPr="0040795A" w:rsidRDefault="0040795A" w:rsidP="00C65A78">
      <w:pPr>
        <w:pStyle w:val="l-vlrg-silent-125-indented"/>
      </w:pPr>
    </w:p>
    <w:p w14:paraId="6EDCC19B" w14:textId="77777777" w:rsidR="00B6214E" w:rsidRPr="00CE71EC" w:rsidRDefault="00B6214E" w:rsidP="00C65A78">
      <w:pPr>
        <w:pStyle w:val="l-vlrg-prayer-125-indented"/>
        <w:rPr>
          <w:rStyle w:val="l-exclamation-15-lrgChar"/>
        </w:rPr>
      </w:pPr>
      <w:r w:rsidRPr="00CE71EC">
        <w:rPr>
          <w:rStyle w:val="l-label-largeChar"/>
        </w:rPr>
        <w:t>Priest or Bishop:</w:t>
      </w:r>
      <w:r w:rsidRPr="006B30DC">
        <w:t xml:space="preserve"> </w:t>
      </w:r>
      <w:r w:rsidRPr="00CE71EC">
        <w:rPr>
          <w:rStyle w:val="l-exclamation-15-lrgChar"/>
        </w:rPr>
        <w:t xml:space="preserve">And grant us with one mouth, and one heart, to glorify and hymn Thy most honorable and majestic name: of the Father, and of the Son, and of the Holy Spirit, now and ever, and unto the ages of ages. </w:t>
      </w:r>
    </w:p>
    <w:p w14:paraId="25FC3951" w14:textId="77777777" w:rsidR="00B6214E" w:rsidRPr="00680A9A" w:rsidRDefault="00B6214E" w:rsidP="00C65A78">
      <w:pPr>
        <w:pStyle w:val="l-vlrg-prayer-125-indented"/>
        <w:rPr>
          <w:rStyle w:val="sc"/>
        </w:rPr>
      </w:pPr>
      <w:r w:rsidRPr="00B23A0F">
        <w:rPr>
          <w:rStyle w:val="l-label-largeChar"/>
        </w:rPr>
        <w:t>Choir:</w:t>
      </w:r>
      <w:r w:rsidRPr="006B30DC">
        <w:t xml:space="preserve"> </w:t>
      </w:r>
      <w:r w:rsidRPr="00B23A0F">
        <w:rPr>
          <w:rStyle w:val="l-choir-lrgChar"/>
        </w:rPr>
        <w:t>Amen.</w:t>
      </w:r>
    </w:p>
    <w:p w14:paraId="582FA261" w14:textId="77777777" w:rsidR="00B6214E" w:rsidRPr="00D0289A" w:rsidRDefault="00B6214E" w:rsidP="00C65A78">
      <w:pPr>
        <w:pStyle w:val="l-vlrg-prayer-125-indented"/>
        <w:rPr>
          <w:rStyle w:val="l-exclamation-15-lrgChar"/>
        </w:rPr>
      </w:pPr>
      <w:r w:rsidRPr="00B23A0F">
        <w:rPr>
          <w:rStyle w:val="l-label-largeChar"/>
        </w:rPr>
        <w:t>Priest or Bishop:</w:t>
      </w:r>
      <w:r w:rsidRPr="006B30DC">
        <w:t xml:space="preserve"> </w:t>
      </w:r>
      <w:r w:rsidRPr="00D0289A">
        <w:rPr>
          <w:rStyle w:val="l-exclamation-15-lrgChar"/>
        </w:rPr>
        <w:t>And may the mercies of our great God and Savior Jesus Christ be with you all.</w:t>
      </w:r>
    </w:p>
    <w:p w14:paraId="367547CB" w14:textId="77777777" w:rsidR="00B6214E" w:rsidRPr="00B23A0F" w:rsidRDefault="00B6214E" w:rsidP="00C65A78">
      <w:pPr>
        <w:pStyle w:val="l-vlrg-prayer-125-indented"/>
        <w:rPr>
          <w:rStyle w:val="l-choir-lrgChar"/>
        </w:rPr>
      </w:pPr>
      <w:r w:rsidRPr="00B23A0F">
        <w:rPr>
          <w:rStyle w:val="l-label-largeChar"/>
        </w:rPr>
        <w:t>Choir:</w:t>
      </w:r>
      <w:r w:rsidRPr="006B30DC">
        <w:t xml:space="preserve"> </w:t>
      </w:r>
      <w:r w:rsidRPr="00B23A0F">
        <w:rPr>
          <w:rStyle w:val="l-choir-lrgChar"/>
        </w:rPr>
        <w:t>And with thy spirit.</w:t>
      </w:r>
    </w:p>
    <w:p w14:paraId="4C500772" w14:textId="77777777" w:rsidR="0014255F" w:rsidRDefault="00417F3D" w:rsidP="005C70D1">
      <w:pPr>
        <w:pStyle w:val="l-prayer-15-lrg"/>
        <w:rPr>
          <w:rStyle w:val="l-label-largeChar"/>
        </w:rPr>
        <w:sectPr w:rsidR="0014255F" w:rsidSect="00CE71EC">
          <w:type w:val="continuous"/>
          <w:pgSz w:w="12240" w:h="15840" w:code="1"/>
          <w:pgMar w:top="432" w:right="432" w:bottom="432" w:left="432" w:header="720" w:footer="432" w:gutter="0"/>
          <w:cols w:space="720"/>
          <w:docGrid w:linePitch="360"/>
        </w:sectPr>
      </w:pPr>
      <w:r>
        <w:rPr>
          <w:rStyle w:val="l-label-largeChar"/>
        </w:rPr>
        <w:br w:type="page"/>
      </w:r>
    </w:p>
    <w:p w14:paraId="353A6BF1" w14:textId="77777777" w:rsidR="00B6214E" w:rsidRPr="006B30DC" w:rsidRDefault="00B6214E" w:rsidP="00C65A78">
      <w:pPr>
        <w:pStyle w:val="l-vlrg-prayer-125-indented"/>
      </w:pPr>
      <w:r w:rsidRPr="00B23A0F">
        <w:rPr>
          <w:rStyle w:val="l-label-largeChar"/>
        </w:rPr>
        <w:lastRenderedPageBreak/>
        <w:t>Deacon or Priest:</w:t>
      </w:r>
      <w:r w:rsidRPr="006B30DC">
        <w:t xml:space="preserve"> Having called to remembrance all the saints, again and again, in peace let us pray to the Lord.</w:t>
      </w:r>
    </w:p>
    <w:p w14:paraId="1D4BD9FD" w14:textId="77777777" w:rsidR="00B6214E" w:rsidRPr="00B23A0F" w:rsidRDefault="00B6214E" w:rsidP="00C65A78">
      <w:pPr>
        <w:pStyle w:val="l-vlrg-prayer-125-indented"/>
        <w:rPr>
          <w:rStyle w:val="l-choir-lrgChar"/>
        </w:rPr>
      </w:pPr>
      <w:r w:rsidRPr="00B23A0F">
        <w:rPr>
          <w:rStyle w:val="l-label-largeChar"/>
        </w:rPr>
        <w:t>Choir:</w:t>
      </w:r>
      <w:r w:rsidRPr="006B30DC">
        <w:t xml:space="preserve"> </w:t>
      </w:r>
      <w:r w:rsidRPr="00B23A0F">
        <w:rPr>
          <w:rStyle w:val="l-choir-lrgChar"/>
        </w:rPr>
        <w:t>Lord, have mercy.</w:t>
      </w:r>
    </w:p>
    <w:p w14:paraId="01F685CC" w14:textId="77777777" w:rsidR="00B6214E" w:rsidRPr="006B30DC" w:rsidRDefault="00B6214E" w:rsidP="00C65A78">
      <w:pPr>
        <w:pStyle w:val="l-vlrg-prayer-125-indented"/>
      </w:pPr>
      <w:r w:rsidRPr="006B30DC">
        <w:t>--For the precious Gifts offered and sanctified, let us pray to the Lord</w:t>
      </w:r>
    </w:p>
    <w:p w14:paraId="69779024" w14:textId="77777777" w:rsidR="00B6214E" w:rsidRPr="00B23A0F" w:rsidRDefault="00B6214E" w:rsidP="00C65A78">
      <w:pPr>
        <w:pStyle w:val="l-vlrg-prayer-125-indented"/>
        <w:rPr>
          <w:rStyle w:val="l-choir-lrgChar"/>
        </w:rPr>
      </w:pPr>
      <w:r w:rsidRPr="00B23A0F">
        <w:rPr>
          <w:rStyle w:val="l-label-largeChar"/>
        </w:rPr>
        <w:t>Choir:</w:t>
      </w:r>
      <w:r w:rsidRPr="006B30DC">
        <w:t xml:space="preserve"> </w:t>
      </w:r>
      <w:r w:rsidRPr="00B23A0F">
        <w:rPr>
          <w:rStyle w:val="l-choir-lrgChar"/>
        </w:rPr>
        <w:t>Lord, have mercy.</w:t>
      </w:r>
    </w:p>
    <w:p w14:paraId="2AE1954A" w14:textId="77777777" w:rsidR="00B6214E" w:rsidRPr="006B30DC" w:rsidRDefault="00B6214E" w:rsidP="00C65A78">
      <w:pPr>
        <w:pStyle w:val="l-vlrg-prayer-125-indented"/>
      </w:pPr>
      <w:r w:rsidRPr="006B30DC">
        <w:t>--That our God, the Lover of mankind, having accepted them upon His holy and most heavenly and noetic altar as an odor of spiritual fragrance, will send down upon us divine grace and the gift of the Holy Spirit, let us pray.</w:t>
      </w:r>
    </w:p>
    <w:p w14:paraId="2B290B0E" w14:textId="77777777" w:rsidR="00B6214E" w:rsidRPr="00B23A0F" w:rsidRDefault="00B6214E" w:rsidP="005C70D1">
      <w:pPr>
        <w:pStyle w:val="l-prayer-15-lrg"/>
        <w:ind w:firstLine="720"/>
        <w:rPr>
          <w:rStyle w:val="l-choir-lrgChar"/>
        </w:rPr>
      </w:pPr>
      <w:r w:rsidRPr="00B23A0F">
        <w:rPr>
          <w:rStyle w:val="l-label-largeChar"/>
        </w:rPr>
        <w:t>C</w:t>
      </w:r>
      <w:r w:rsidRPr="005C70D1">
        <w:rPr>
          <w:rStyle w:val="l-label-largeChar"/>
        </w:rPr>
        <w:t>h</w:t>
      </w:r>
      <w:r w:rsidRPr="00B23A0F">
        <w:rPr>
          <w:rStyle w:val="l-label-largeChar"/>
        </w:rPr>
        <w:t>oir</w:t>
      </w:r>
      <w:r w:rsidRPr="00B23A0F">
        <w:rPr>
          <w:rStyle w:val="l-choir-lrgChar"/>
        </w:rPr>
        <w:t>: Lord, have mercy.</w:t>
      </w:r>
    </w:p>
    <w:p w14:paraId="6099E363" w14:textId="77777777" w:rsidR="00B6214E" w:rsidRPr="006B30DC" w:rsidRDefault="00B6214E" w:rsidP="00C65A78">
      <w:pPr>
        <w:pStyle w:val="l-vlrg-prayer-125-indented"/>
      </w:pPr>
      <w:r w:rsidRPr="006B30DC">
        <w:t xml:space="preserve">--That we may be delivered from all tribulation, wrath, and necessity, let us pray to the Lord. </w:t>
      </w:r>
    </w:p>
    <w:p w14:paraId="0AB53BDD" w14:textId="77777777" w:rsidR="00B6214E" w:rsidRPr="001A30C5" w:rsidRDefault="00B6214E" w:rsidP="00B23A0F">
      <w:pPr>
        <w:pStyle w:val="l-rubric-lrg"/>
        <w:ind w:firstLine="720"/>
      </w:pPr>
      <w:r w:rsidRPr="005C70D1">
        <w:rPr>
          <w:rStyle w:val="l-label-largeChar"/>
          <w:rFonts w:eastAsia="Calibri"/>
          <w:i/>
          <w:iCs/>
          <w:color w:val="auto"/>
        </w:rPr>
        <w:t>Choir:</w:t>
      </w:r>
      <w:r w:rsidRPr="006B30DC">
        <w:t xml:space="preserve"> </w:t>
      </w:r>
      <w:r w:rsidRPr="00B23A0F">
        <w:rPr>
          <w:rStyle w:val="l-choir-lrgChar"/>
          <w:i w:val="0"/>
          <w:iCs w:val="0"/>
        </w:rPr>
        <w:t>Lord, have mercy</w:t>
      </w:r>
      <w:r w:rsidRPr="006B30DC">
        <w:t xml:space="preserve">. </w:t>
      </w:r>
      <w:r w:rsidRPr="00B23A0F">
        <w:t>(Slowly, if there be no deacon.)</w:t>
      </w:r>
    </w:p>
    <w:p w14:paraId="65C63A2A" w14:textId="77777777" w:rsidR="00B6214E" w:rsidRPr="006B30DC" w:rsidRDefault="00B6214E" w:rsidP="00C65A78">
      <w:pPr>
        <w:pStyle w:val="l-vlrg-prayer-125-indented"/>
      </w:pPr>
      <w:r w:rsidRPr="006B30DC">
        <w:t>--Help us, save us, have mercy on us, and keep us, O God, by Thy grace.</w:t>
      </w:r>
    </w:p>
    <w:p w14:paraId="00B255E6" w14:textId="77777777" w:rsidR="00B6214E" w:rsidRPr="006B30DC" w:rsidRDefault="00B6214E" w:rsidP="00C65A78">
      <w:pPr>
        <w:pStyle w:val="l-vlrg-prayer-125-indented"/>
      </w:pPr>
      <w:r w:rsidRPr="005C70D1">
        <w:rPr>
          <w:rStyle w:val="l-label-largeChar"/>
        </w:rPr>
        <w:t>Choir:</w:t>
      </w:r>
      <w:r w:rsidRPr="006B30DC">
        <w:t xml:space="preserve"> </w:t>
      </w:r>
      <w:r w:rsidRPr="00B23A0F">
        <w:rPr>
          <w:rStyle w:val="l-choir-lrgChar"/>
        </w:rPr>
        <w:t>Lord, have mercy.</w:t>
      </w:r>
      <w:r w:rsidRPr="006B30DC">
        <w:t xml:space="preserve"> </w:t>
      </w:r>
    </w:p>
    <w:p w14:paraId="5495F69A" w14:textId="77777777" w:rsidR="00B6214E" w:rsidRPr="006B30DC" w:rsidRDefault="00B6214E" w:rsidP="00C65A78">
      <w:pPr>
        <w:pStyle w:val="l-vlrg-prayer-125-indented"/>
      </w:pPr>
      <w:r w:rsidRPr="006B30DC">
        <w:t xml:space="preserve">--That the whole day may be perfect, holy, peaceful and sinless, let us ask of the Lord. </w:t>
      </w:r>
    </w:p>
    <w:p w14:paraId="18224592" w14:textId="77777777" w:rsidR="00B6214E" w:rsidRPr="00B23A0F" w:rsidRDefault="00B6214E" w:rsidP="00C65A78">
      <w:pPr>
        <w:pStyle w:val="l-vlrg-prayer-125-indented"/>
        <w:rPr>
          <w:rStyle w:val="l-choir-lrgChar"/>
        </w:rPr>
      </w:pPr>
      <w:r w:rsidRPr="005C70D1">
        <w:rPr>
          <w:rStyle w:val="l-label-largeChar"/>
        </w:rPr>
        <w:t>Choir:</w:t>
      </w:r>
      <w:r w:rsidRPr="006B30DC">
        <w:t xml:space="preserve"> </w:t>
      </w:r>
      <w:r w:rsidRPr="00B23A0F">
        <w:rPr>
          <w:rStyle w:val="l-choir-lrgChar"/>
        </w:rPr>
        <w:t>Grant this, O Lord.</w:t>
      </w:r>
    </w:p>
    <w:p w14:paraId="75D3A5E3" w14:textId="77777777" w:rsidR="00B6214E" w:rsidRPr="006B30DC" w:rsidRDefault="00B6214E" w:rsidP="00C65A78">
      <w:pPr>
        <w:pStyle w:val="l-vlrg-prayer-125-indented"/>
      </w:pPr>
      <w:r w:rsidRPr="006B30DC">
        <w:t>--An angel of peace, a faithful guide, a guardian of our souls and bodies, let us ask of the Lord.</w:t>
      </w:r>
    </w:p>
    <w:p w14:paraId="538FE9FA" w14:textId="77777777" w:rsidR="00B6214E" w:rsidRPr="00B23A0F" w:rsidRDefault="00B6214E" w:rsidP="00C65A78">
      <w:pPr>
        <w:pStyle w:val="l-vlrg-prayer-125-indented"/>
        <w:rPr>
          <w:rStyle w:val="l-choir-lrgChar"/>
        </w:rPr>
      </w:pPr>
      <w:r w:rsidRPr="005C70D1">
        <w:rPr>
          <w:rStyle w:val="l-label-largeChar"/>
        </w:rPr>
        <w:t>Choir:</w:t>
      </w:r>
      <w:r w:rsidRPr="006B30DC">
        <w:t xml:space="preserve"> </w:t>
      </w:r>
      <w:r w:rsidRPr="00B23A0F">
        <w:rPr>
          <w:rStyle w:val="l-choir-lrgChar"/>
        </w:rPr>
        <w:t xml:space="preserve">Grant this, O Lord. </w:t>
      </w:r>
    </w:p>
    <w:p w14:paraId="5310070B" w14:textId="77777777" w:rsidR="00B6214E" w:rsidRPr="006B30DC" w:rsidRDefault="00B6214E" w:rsidP="00C65A78">
      <w:pPr>
        <w:pStyle w:val="l-vlrg-prayer-125-indented"/>
      </w:pPr>
      <w:r w:rsidRPr="006B30DC">
        <w:t xml:space="preserve">--Pardon and remission of our sins and offences, let us ask of the Lord. </w:t>
      </w:r>
    </w:p>
    <w:p w14:paraId="28EB0811" w14:textId="77777777" w:rsidR="00B6214E" w:rsidRPr="006B30DC" w:rsidRDefault="00B6214E" w:rsidP="00C65A78">
      <w:pPr>
        <w:pStyle w:val="l-vlrg-prayer-125-indented"/>
      </w:pPr>
      <w:r w:rsidRPr="005C70D1">
        <w:rPr>
          <w:rStyle w:val="l-label-largeChar"/>
        </w:rPr>
        <w:t>Choir:</w:t>
      </w:r>
      <w:r w:rsidRPr="006B30DC">
        <w:t xml:space="preserve"> </w:t>
      </w:r>
      <w:r w:rsidRPr="00B23A0F">
        <w:rPr>
          <w:rStyle w:val="l-choir-lrgChar"/>
        </w:rPr>
        <w:t>Grant this, O Lord.</w:t>
      </w:r>
      <w:r w:rsidRPr="006B30DC">
        <w:t xml:space="preserve"> </w:t>
      </w:r>
    </w:p>
    <w:p w14:paraId="5BA12A33" w14:textId="77777777" w:rsidR="00B6214E" w:rsidRPr="006B30DC" w:rsidRDefault="00B6214E" w:rsidP="00C65A78">
      <w:pPr>
        <w:pStyle w:val="l-vlrg-prayer-125-indented"/>
      </w:pPr>
      <w:r w:rsidRPr="006B30DC">
        <w:t xml:space="preserve">--Things good and profitable for </w:t>
      </w:r>
      <w:r w:rsidR="000A4CC7">
        <w:t xml:space="preserve">our </w:t>
      </w:r>
      <w:r w:rsidRPr="006B30DC">
        <w:t xml:space="preserve">souls, and peace for the world, let us ask of the Lord. </w:t>
      </w:r>
    </w:p>
    <w:p w14:paraId="50DCBEF1" w14:textId="77777777" w:rsidR="00B6214E" w:rsidRPr="00B23A0F" w:rsidRDefault="00B6214E" w:rsidP="00C65A78">
      <w:pPr>
        <w:pStyle w:val="l-vlrg-prayer-125-indented"/>
        <w:rPr>
          <w:rStyle w:val="l-choir-lrgChar"/>
        </w:rPr>
      </w:pPr>
      <w:r w:rsidRPr="005C70D1">
        <w:rPr>
          <w:rStyle w:val="l-label-largeChar"/>
        </w:rPr>
        <w:t>Choir:</w:t>
      </w:r>
      <w:r w:rsidRPr="006B30DC">
        <w:t xml:space="preserve"> </w:t>
      </w:r>
      <w:r w:rsidRPr="00B23A0F">
        <w:rPr>
          <w:rStyle w:val="l-choir-lrgChar"/>
        </w:rPr>
        <w:t xml:space="preserve">Grant this, O Lord. </w:t>
      </w:r>
    </w:p>
    <w:p w14:paraId="3F960A47" w14:textId="77777777" w:rsidR="00B6214E" w:rsidRPr="006B30DC" w:rsidRDefault="00B6214E" w:rsidP="00C65A78">
      <w:pPr>
        <w:pStyle w:val="l-vlrg-prayer-125-indented"/>
      </w:pPr>
      <w:r w:rsidRPr="006B30DC">
        <w:t xml:space="preserve">--That we may complete the remaining time of our life in peace and repentance, let us ask of the Lord. </w:t>
      </w:r>
    </w:p>
    <w:p w14:paraId="7A1520C1" w14:textId="77777777" w:rsidR="00B6214E" w:rsidRPr="00B23A0F" w:rsidRDefault="00B6214E" w:rsidP="00C65A78">
      <w:pPr>
        <w:pStyle w:val="l-vlrg-prayer-125-indented"/>
        <w:rPr>
          <w:rStyle w:val="l-choir-lrgChar"/>
        </w:rPr>
      </w:pPr>
      <w:r w:rsidRPr="005C70D1">
        <w:rPr>
          <w:rStyle w:val="l-label-largeChar"/>
        </w:rPr>
        <w:t>Choir:</w:t>
      </w:r>
      <w:r w:rsidRPr="006B30DC">
        <w:t xml:space="preserve"> </w:t>
      </w:r>
      <w:r w:rsidRPr="00B23A0F">
        <w:rPr>
          <w:rStyle w:val="l-choir-lrgChar"/>
        </w:rPr>
        <w:t xml:space="preserve">Grant this, O Lord. </w:t>
      </w:r>
    </w:p>
    <w:p w14:paraId="17967996" w14:textId="77777777" w:rsidR="00B6214E" w:rsidRPr="006B30DC" w:rsidRDefault="00B6214E" w:rsidP="00C65A78">
      <w:pPr>
        <w:pStyle w:val="l-vlrg-prayer-125-indented"/>
      </w:pPr>
      <w:r w:rsidRPr="006B30DC">
        <w:t xml:space="preserve">--A Christian ending to our life, painless, blameless, peaceful, and a good defense before the dread judgment seat of Christ, let us ask. </w:t>
      </w:r>
    </w:p>
    <w:p w14:paraId="02C33182" w14:textId="77777777" w:rsidR="00B6214E" w:rsidRPr="006B30DC" w:rsidRDefault="00B6214E" w:rsidP="00C65A78">
      <w:pPr>
        <w:pStyle w:val="l-vlrg-prayer-125-indented"/>
      </w:pPr>
      <w:r w:rsidRPr="005C70D1">
        <w:rPr>
          <w:rStyle w:val="l-label-largeChar"/>
        </w:rPr>
        <w:t>Choir:</w:t>
      </w:r>
      <w:r w:rsidRPr="006B30DC">
        <w:t xml:space="preserve"> </w:t>
      </w:r>
      <w:r w:rsidRPr="00B23A0F">
        <w:rPr>
          <w:rStyle w:val="l-choir-lrgChar"/>
        </w:rPr>
        <w:t>Grant this, O Lord.</w:t>
      </w:r>
      <w:r w:rsidRPr="006B30DC">
        <w:t xml:space="preserve"> </w:t>
      </w:r>
    </w:p>
    <w:p w14:paraId="154EFCAE" w14:textId="77777777" w:rsidR="00B6214E" w:rsidRPr="006B30DC" w:rsidRDefault="00B6214E" w:rsidP="00C65A78">
      <w:pPr>
        <w:pStyle w:val="l-vlrg-prayer-125-indented"/>
      </w:pPr>
      <w:bookmarkStart w:id="58" w:name="_Hlk508855392"/>
      <w:r w:rsidRPr="006B30DC">
        <w:t xml:space="preserve">--Having asked for the unity of the faith and the communion of the </w:t>
      </w:r>
      <w:r w:rsidRPr="006B30DC">
        <w:lastRenderedPageBreak/>
        <w:t>Holy Spirit, let us commit ourselves and one another and all our life unto Christ our God.</w:t>
      </w:r>
    </w:p>
    <w:p w14:paraId="12405863" w14:textId="77777777" w:rsidR="0014255F" w:rsidRDefault="00B6214E" w:rsidP="00C65A78">
      <w:pPr>
        <w:pStyle w:val="l-vlrg-prayer-125-indented"/>
        <w:rPr>
          <w:rStyle w:val="l-choir-lrgChar"/>
        </w:rPr>
        <w:sectPr w:rsidR="0014255F" w:rsidSect="00CE71EC">
          <w:type w:val="continuous"/>
          <w:pgSz w:w="12240" w:h="15840" w:code="1"/>
          <w:pgMar w:top="432" w:right="432" w:bottom="432" w:left="432" w:header="720" w:footer="432" w:gutter="0"/>
          <w:cols w:num="2" w:sep="1" w:space="720"/>
          <w:docGrid w:linePitch="360"/>
        </w:sectPr>
      </w:pPr>
      <w:r w:rsidRPr="005C70D1">
        <w:rPr>
          <w:rStyle w:val="l-label-largeChar"/>
        </w:rPr>
        <w:t>Choir:</w:t>
      </w:r>
      <w:r w:rsidRPr="006B30DC">
        <w:t xml:space="preserve"> </w:t>
      </w:r>
      <w:r w:rsidRPr="00B23A0F">
        <w:rPr>
          <w:rStyle w:val="l-choir-lrgChar"/>
        </w:rPr>
        <w:t>To Thee, O Lord</w:t>
      </w:r>
    </w:p>
    <w:bookmarkEnd w:id="58"/>
    <w:p w14:paraId="498B88C9" w14:textId="77777777" w:rsidR="00E77E0A" w:rsidRPr="005C70D1" w:rsidRDefault="00E77E0A" w:rsidP="005C70D1">
      <w:pPr>
        <w:pStyle w:val="l-rubric-lrg"/>
        <w:rPr>
          <w:rStyle w:val="sru14Char"/>
          <w:i/>
          <w:iCs/>
        </w:rPr>
      </w:pPr>
      <w:r w:rsidRPr="005C70D1">
        <w:rPr>
          <w:rStyle w:val="sru14Char"/>
          <w:i/>
          <w:iCs/>
        </w:rPr>
        <w:t xml:space="preserve">The priest prayeth: </w:t>
      </w:r>
    </w:p>
    <w:p w14:paraId="090B510D" w14:textId="77777777" w:rsidR="00E77E0A" w:rsidRPr="00B23A0F" w:rsidRDefault="00E77E0A" w:rsidP="00B23A0F">
      <w:pPr>
        <w:pStyle w:val="l-rubric-lrg"/>
        <w:jc w:val="center"/>
        <w:rPr>
          <w:rStyle w:val="sru"/>
          <w:i/>
          <w:iCs/>
          <w:sz w:val="28"/>
          <w:szCs w:val="28"/>
        </w:rPr>
      </w:pPr>
      <w:bookmarkStart w:id="59" w:name="h37"/>
      <w:bookmarkEnd w:id="59"/>
      <w:r w:rsidRPr="00B23A0F">
        <w:rPr>
          <w:rStyle w:val="spa"/>
          <w:rFonts w:ascii="Times New Roman" w:hAnsi="Times New Roman" w:cs="Times New Roman"/>
          <w:b w:val="0"/>
          <w:bCs w:val="0"/>
          <w:sz w:val="28"/>
          <w:szCs w:val="28"/>
        </w:rPr>
        <w:t>The Prayer before the Lord's prayer</w:t>
      </w:r>
      <w:r w:rsidR="0040795A">
        <w:rPr>
          <w:rStyle w:val="spa"/>
          <w:rFonts w:ascii="Times New Roman" w:hAnsi="Times New Roman" w:cs="Times New Roman"/>
          <w:b w:val="0"/>
          <w:bCs w:val="0"/>
          <w:sz w:val="28"/>
          <w:szCs w:val="28"/>
        </w:rPr>
        <w:t xml:space="preserve"> *</w:t>
      </w:r>
    </w:p>
    <w:p w14:paraId="191B9EA2" w14:textId="77777777" w:rsidR="006665EE" w:rsidRDefault="006665EE" w:rsidP="00C65A78">
      <w:pPr>
        <w:pStyle w:val="l-vlrg-silent-125-indented"/>
        <w:rPr>
          <w:rStyle w:val="ssbi"/>
          <w:sz w:val="28"/>
          <w:szCs w:val="28"/>
        </w:rPr>
        <w:sectPr w:rsidR="006665EE" w:rsidSect="00CE71EC">
          <w:type w:val="continuous"/>
          <w:pgSz w:w="12240" w:h="15840" w:code="1"/>
          <w:pgMar w:top="432" w:right="432" w:bottom="432" w:left="432" w:header="720" w:footer="432" w:gutter="0"/>
          <w:cols w:space="720"/>
          <w:docGrid w:linePitch="360"/>
        </w:sectPr>
      </w:pPr>
    </w:p>
    <w:p w14:paraId="123124E2" w14:textId="32DB10AD" w:rsidR="0040795A" w:rsidRDefault="00E77E0A" w:rsidP="00C65A78">
      <w:pPr>
        <w:pStyle w:val="l-vlrg-silent-125-indented"/>
      </w:pPr>
      <w:r>
        <w:rPr>
          <w:rStyle w:val="ssbi"/>
          <w:sz w:val="28"/>
          <w:szCs w:val="28"/>
        </w:rPr>
        <w:t>Priest:</w:t>
      </w:r>
      <w:r w:rsidRPr="003A0C99">
        <w:t xml:space="preserve"> </w:t>
      </w:r>
      <w:r w:rsidR="0040795A" w:rsidRPr="0040795A">
        <w:t xml:space="preserve">O, our God, the God of salvation, do Thou teach us how we may worthily give thanks unto Thee for Thy benefits, through which Thou hast dealt and </w:t>
      </w:r>
      <w:proofErr w:type="spellStart"/>
      <w:r w:rsidR="0040795A" w:rsidRPr="0040795A">
        <w:t>dealest</w:t>
      </w:r>
      <w:proofErr w:type="spellEnd"/>
      <w:r w:rsidR="0040795A" w:rsidRPr="0040795A">
        <w:t xml:space="preserve"> with us. Having accepted these Gifts, O our God, do Thou purify us from every defilement of flesh and spirit, teach us to achieve holiness in Thy fear, that we, receiving a portion of Thy Holy Things in the witness of a pure conscience toward Thee, mayest be made one with the holy Body and blood of Thy Christ; and that having received them worthily, we may have Christ abiding in our hearts and mayest become a temple of Thy Holy Spirit.</w:t>
      </w:r>
    </w:p>
    <w:p w14:paraId="0260BEAF" w14:textId="77777777" w:rsidR="0040795A" w:rsidRPr="0040795A" w:rsidRDefault="0040795A" w:rsidP="00C65A78">
      <w:pPr>
        <w:pStyle w:val="l-vlrg-silent-125-indented"/>
      </w:pPr>
    </w:p>
    <w:p w14:paraId="547FE51D" w14:textId="77777777" w:rsidR="00E77E0A" w:rsidRPr="003A0C99" w:rsidRDefault="0040795A" w:rsidP="00C65A78">
      <w:pPr>
        <w:pStyle w:val="l-vlrg-silent-125-indented"/>
      </w:pPr>
      <w:r w:rsidRPr="0040795A">
        <w:t>Yea, O our God, let none of us be guilty of these, Thy fearful and heavenly Mysteries, nor be infirm in soul and body by partaking of them unworthily, but enable us, even unto our last breath, worthily to receive a portion of Thy Holy Things, which is a support upon the road to life eternal, and an acceptable defense at the dread judgment seat of Thy Christ. That we also together with all the Saints who in all times have been pleasing unto Thee, mayest be made partakers of Thy eternal good things, which Thou hast prepared for those who love Thee, O Lord.</w:t>
      </w:r>
    </w:p>
    <w:p w14:paraId="7135A578" w14:textId="77777777" w:rsidR="006665EE" w:rsidRDefault="006665EE" w:rsidP="00C65A78">
      <w:pPr>
        <w:pStyle w:val="l-vlrg-prayer-125-indented"/>
        <w:sectPr w:rsidR="006665EE" w:rsidSect="00C64D47">
          <w:type w:val="continuous"/>
          <w:pgSz w:w="12240" w:h="15840" w:code="1"/>
          <w:pgMar w:top="432" w:right="432" w:bottom="432" w:left="432" w:header="720" w:footer="432" w:gutter="0"/>
          <w:cols w:num="2" w:sep="1" w:space="288"/>
          <w:docGrid w:linePitch="360"/>
        </w:sectPr>
      </w:pPr>
    </w:p>
    <w:p w14:paraId="49856374" w14:textId="53A161E6" w:rsidR="00704361" w:rsidRDefault="00704361" w:rsidP="00C65A78">
      <w:pPr>
        <w:pStyle w:val="l-vlrg-prayer-125-indented"/>
      </w:pPr>
    </w:p>
    <w:p w14:paraId="1D45226C" w14:textId="77777777" w:rsidR="00B6214E" w:rsidRPr="00D0289A" w:rsidRDefault="00B6214E" w:rsidP="00C65A78">
      <w:pPr>
        <w:pStyle w:val="l-vlrg-prayer-125-indented"/>
        <w:rPr>
          <w:rStyle w:val="l-exclamation-15-lrgChar"/>
        </w:rPr>
      </w:pPr>
      <w:r w:rsidRPr="00680A9A">
        <w:rPr>
          <w:i/>
          <w:iCs/>
          <w:u w:val="single"/>
        </w:rPr>
        <w:t>Priest or Bishop:</w:t>
      </w:r>
      <w:r w:rsidRPr="006B30DC">
        <w:t xml:space="preserve"> </w:t>
      </w:r>
      <w:r w:rsidRPr="00D0289A">
        <w:rPr>
          <w:rStyle w:val="l-exclamation-15-lrgChar"/>
        </w:rPr>
        <w:t>And vouchsafe us, O Master, with boldness and without condemnation to dare to call upon Thee the heavenly God as Father, and to say:</w:t>
      </w:r>
    </w:p>
    <w:p w14:paraId="2548791D" w14:textId="77777777" w:rsidR="00B6214E" w:rsidRPr="00B23A0F" w:rsidRDefault="00B6214E" w:rsidP="00C65A78">
      <w:pPr>
        <w:pStyle w:val="l-vlrg-prayer-125-indented"/>
        <w:rPr>
          <w:rStyle w:val="l-choir-lrgChar"/>
        </w:rPr>
      </w:pPr>
      <w:r w:rsidRPr="00B23A0F">
        <w:rPr>
          <w:rStyle w:val="l-label-largeChar"/>
        </w:rPr>
        <w:lastRenderedPageBreak/>
        <w:t>Choir:</w:t>
      </w:r>
      <w:r w:rsidRPr="006B30DC">
        <w:t xml:space="preserve"> </w:t>
      </w:r>
      <w:r w:rsidRPr="00B23A0F">
        <w:rPr>
          <w:rStyle w:val="l-choir-lrgChar"/>
        </w:rPr>
        <w:t xml:space="preserve">Our Father, who art in the </w:t>
      </w:r>
      <w:r w:rsidR="002E77BD" w:rsidRPr="00B23A0F">
        <w:rPr>
          <w:rStyle w:val="l-choir-lrgChar"/>
        </w:rPr>
        <w:t>Heavens, /</w:t>
      </w:r>
      <w:r w:rsidRPr="00B23A0F">
        <w:rPr>
          <w:rStyle w:val="l-choir-lrgChar"/>
        </w:rPr>
        <w:t xml:space="preserve">hallowed be Thy name, Thy Kingdom </w:t>
      </w:r>
      <w:r w:rsidR="002E77BD" w:rsidRPr="00B23A0F">
        <w:rPr>
          <w:rStyle w:val="l-choir-lrgChar"/>
        </w:rPr>
        <w:t>come, /</w:t>
      </w:r>
      <w:r w:rsidRPr="00B23A0F">
        <w:rPr>
          <w:rStyle w:val="l-choir-lrgChar"/>
        </w:rPr>
        <w:t xml:space="preserve">/ Thy will be done on earth as it is in </w:t>
      </w:r>
      <w:r w:rsidR="002E77BD" w:rsidRPr="00B23A0F">
        <w:rPr>
          <w:rStyle w:val="l-choir-lrgChar"/>
        </w:rPr>
        <w:t>heaven, /</w:t>
      </w:r>
      <w:r w:rsidRPr="00B23A0F">
        <w:rPr>
          <w:rStyle w:val="l-choir-lrgChar"/>
        </w:rPr>
        <w:t xml:space="preserve"> Give us this day our daily </w:t>
      </w:r>
      <w:r w:rsidR="002E77BD" w:rsidRPr="00B23A0F">
        <w:rPr>
          <w:rStyle w:val="l-choir-lrgChar"/>
        </w:rPr>
        <w:t>bread, /</w:t>
      </w:r>
      <w:r w:rsidRPr="00B23A0F">
        <w:rPr>
          <w:rStyle w:val="l-choir-lrgChar"/>
        </w:rPr>
        <w:t xml:space="preserve">/ and forgive us our debts, as we forgive our debtors;/ and lead us not into </w:t>
      </w:r>
      <w:r w:rsidR="002E77BD" w:rsidRPr="00B23A0F">
        <w:rPr>
          <w:rStyle w:val="l-choir-lrgChar"/>
        </w:rPr>
        <w:t>temptation, /</w:t>
      </w:r>
      <w:r w:rsidRPr="00B23A0F">
        <w:rPr>
          <w:rStyle w:val="l-choir-lrgChar"/>
        </w:rPr>
        <w:t>/ but deliver us from the evil one.</w:t>
      </w:r>
    </w:p>
    <w:p w14:paraId="685B15B1" w14:textId="77777777" w:rsidR="00B6214E" w:rsidRPr="006B30DC" w:rsidRDefault="00B6214E" w:rsidP="00C65A78">
      <w:pPr>
        <w:pStyle w:val="l-vlrg-prayer-125-indented"/>
      </w:pPr>
      <w:r w:rsidRPr="00616FD4">
        <w:rPr>
          <w:rStyle w:val="l-label-largeChar"/>
        </w:rPr>
        <w:t>Priest or Bishop:</w:t>
      </w:r>
      <w:r w:rsidRPr="006B30DC">
        <w:t xml:space="preserve"> </w:t>
      </w:r>
      <w:r w:rsidRPr="00D0289A">
        <w:rPr>
          <w:rStyle w:val="l-exclamation-15-lrgChar"/>
        </w:rPr>
        <w:t>For Thine is the kingdom, and the power, and the glory: of the Father, and of the Son, and of the Holy Spirit, now and ever, and unto the ages of ages.</w:t>
      </w:r>
      <w:r w:rsidRPr="006B30DC">
        <w:t xml:space="preserve"> </w:t>
      </w:r>
    </w:p>
    <w:p w14:paraId="095C0C75" w14:textId="77777777" w:rsidR="00B6214E" w:rsidRPr="00B23A0F" w:rsidRDefault="00B6214E" w:rsidP="005C70D1">
      <w:pPr>
        <w:pStyle w:val="l-prayer-15-lrg"/>
        <w:ind w:firstLine="720"/>
        <w:rPr>
          <w:rStyle w:val="l-choir-lrgChar"/>
        </w:rPr>
      </w:pPr>
      <w:r w:rsidRPr="00616FD4">
        <w:rPr>
          <w:rStyle w:val="l-label-largeChar"/>
        </w:rPr>
        <w:t xml:space="preserve">Choir: </w:t>
      </w:r>
      <w:r w:rsidRPr="00B23A0F">
        <w:rPr>
          <w:rStyle w:val="l-choir-lrgChar"/>
        </w:rPr>
        <w:t>Amen.</w:t>
      </w:r>
    </w:p>
    <w:p w14:paraId="2B56A039" w14:textId="77777777" w:rsidR="00B6214E" w:rsidRPr="00D0289A" w:rsidRDefault="00E77E0A" w:rsidP="00C65A78">
      <w:pPr>
        <w:pStyle w:val="l-vlrg-prayer-125-indented"/>
        <w:rPr>
          <w:rStyle w:val="l-exclamation-15-lrgChar"/>
        </w:rPr>
      </w:pPr>
      <w:r w:rsidRPr="00616FD4">
        <w:rPr>
          <w:rStyle w:val="l-label-largeChar"/>
        </w:rPr>
        <w:t>Priest:</w:t>
      </w:r>
      <w:r>
        <w:t xml:space="preserve"> </w:t>
      </w:r>
      <w:r w:rsidR="00B6214E" w:rsidRPr="00D0289A">
        <w:rPr>
          <w:rStyle w:val="l-exclamation-15-lrgChar"/>
        </w:rPr>
        <w:t>Peace be unto all.</w:t>
      </w:r>
    </w:p>
    <w:p w14:paraId="354D7BA1" w14:textId="77777777" w:rsidR="00B6214E" w:rsidRPr="00B23A0F" w:rsidRDefault="00B6214E" w:rsidP="00C65A78">
      <w:pPr>
        <w:pStyle w:val="l-vlrg-prayer-125-indented"/>
        <w:rPr>
          <w:rStyle w:val="l-choir-lrgChar"/>
        </w:rPr>
      </w:pPr>
      <w:r w:rsidRPr="00616FD4">
        <w:rPr>
          <w:rStyle w:val="l-label-largeChar"/>
        </w:rPr>
        <w:t>Choir:</w:t>
      </w:r>
      <w:r w:rsidRPr="006B30DC">
        <w:t xml:space="preserve"> </w:t>
      </w:r>
      <w:r w:rsidRPr="00B23A0F">
        <w:rPr>
          <w:rStyle w:val="l-choir-lrgChar"/>
        </w:rPr>
        <w:t>And to thy spirit.</w:t>
      </w:r>
    </w:p>
    <w:p w14:paraId="788CAFEB" w14:textId="77777777" w:rsidR="00B6214E" w:rsidRPr="00D0289A" w:rsidRDefault="00B6214E" w:rsidP="00C65A78">
      <w:pPr>
        <w:pStyle w:val="l-vlrg-prayer-125-indented"/>
        <w:rPr>
          <w:rStyle w:val="l-exclamation-15-lrgChar"/>
        </w:rPr>
      </w:pPr>
      <w:r w:rsidRPr="00616FD4">
        <w:rPr>
          <w:rStyle w:val="l-label-largeChar"/>
        </w:rPr>
        <w:t>Deacon or Priest:</w:t>
      </w:r>
      <w:r w:rsidRPr="006B30DC">
        <w:t xml:space="preserve"> </w:t>
      </w:r>
      <w:r w:rsidR="00EC3B44" w:rsidRPr="00D0289A">
        <w:rPr>
          <w:rStyle w:val="l-exclamation-15-lrgChar"/>
        </w:rPr>
        <w:t>Bow</w:t>
      </w:r>
      <w:r w:rsidRPr="00D0289A">
        <w:rPr>
          <w:rStyle w:val="l-exclamation-15-lrgChar"/>
        </w:rPr>
        <w:t xml:space="preserve"> </w:t>
      </w:r>
      <w:r w:rsidR="00EC3B44" w:rsidRPr="00D0289A">
        <w:rPr>
          <w:rStyle w:val="l-exclamation-15-lrgChar"/>
        </w:rPr>
        <w:t>y</w:t>
      </w:r>
      <w:r w:rsidRPr="00D0289A">
        <w:rPr>
          <w:rStyle w:val="l-exclamation-15-lrgChar"/>
        </w:rPr>
        <w:t>our heads unto the Lord.</w:t>
      </w:r>
    </w:p>
    <w:p w14:paraId="4845C1CE" w14:textId="77777777" w:rsidR="0020161D" w:rsidRPr="00B23A0F" w:rsidRDefault="00B6214E" w:rsidP="00C65A78">
      <w:pPr>
        <w:pStyle w:val="l-vlrg-prayer-125-indented"/>
        <w:rPr>
          <w:rStyle w:val="sru14Char"/>
        </w:rPr>
      </w:pPr>
      <w:r w:rsidRPr="00616FD4">
        <w:rPr>
          <w:rStyle w:val="l-label-largeChar"/>
        </w:rPr>
        <w:t>Choir:</w:t>
      </w:r>
      <w:r w:rsidRPr="006B30DC">
        <w:t xml:space="preserve"> </w:t>
      </w:r>
      <w:r w:rsidRPr="00B23A0F">
        <w:rPr>
          <w:rStyle w:val="l-choir-lrgChar"/>
        </w:rPr>
        <w:t>To Thee, O Lord.</w:t>
      </w:r>
      <w:r w:rsidRPr="006B30DC">
        <w:t xml:space="preserve"> </w:t>
      </w:r>
      <w:r w:rsidRPr="00680A9A">
        <w:rPr>
          <w:rStyle w:val="sru14Char"/>
        </w:rPr>
        <w:t>(Slowly.)</w:t>
      </w:r>
      <w:r w:rsidR="0020161D">
        <w:rPr>
          <w:rStyle w:val="sru14Char"/>
        </w:rPr>
        <w:t xml:space="preserve"> </w:t>
      </w:r>
      <w:r w:rsidR="0020161D" w:rsidRPr="00B23A0F">
        <w:rPr>
          <w:rStyle w:val="sru14Char"/>
        </w:rPr>
        <w:t>And the priest prayeth:</w:t>
      </w:r>
    </w:p>
    <w:p w14:paraId="3728EA5B" w14:textId="77777777" w:rsidR="00E77E0A" w:rsidRPr="00B23A0F" w:rsidRDefault="00E77E0A" w:rsidP="00B23A0F">
      <w:pPr>
        <w:pStyle w:val="l-rubric-lrg"/>
        <w:jc w:val="center"/>
        <w:rPr>
          <w:rStyle w:val="sru"/>
          <w:i/>
          <w:iCs/>
          <w:sz w:val="28"/>
          <w:szCs w:val="28"/>
        </w:rPr>
      </w:pPr>
      <w:bookmarkStart w:id="60" w:name="h38"/>
      <w:bookmarkEnd w:id="60"/>
      <w:r w:rsidRPr="00B23A0F">
        <w:rPr>
          <w:rStyle w:val="spa"/>
          <w:rFonts w:ascii="Times New Roman" w:hAnsi="Times New Roman" w:cs="Times New Roman"/>
          <w:b w:val="0"/>
          <w:bCs w:val="0"/>
          <w:sz w:val="28"/>
          <w:szCs w:val="28"/>
        </w:rPr>
        <w:t>The Prayer at the bowing of the heads</w:t>
      </w:r>
      <w:r w:rsidR="00FF7041">
        <w:rPr>
          <w:rStyle w:val="spa"/>
          <w:rFonts w:ascii="Times New Roman" w:hAnsi="Times New Roman" w:cs="Times New Roman"/>
          <w:b w:val="0"/>
          <w:bCs w:val="0"/>
          <w:sz w:val="28"/>
          <w:szCs w:val="28"/>
        </w:rPr>
        <w:t xml:space="preserve"> * </w:t>
      </w:r>
    </w:p>
    <w:p w14:paraId="3A7CC5C6" w14:textId="77777777" w:rsidR="006665EE" w:rsidRDefault="006665EE" w:rsidP="00C65A78">
      <w:pPr>
        <w:pStyle w:val="l-vlrg-silent-125-indented"/>
        <w:rPr>
          <w:rStyle w:val="ssbi"/>
          <w:sz w:val="28"/>
          <w:szCs w:val="28"/>
        </w:rPr>
        <w:sectPr w:rsidR="006665EE" w:rsidSect="00CE71EC">
          <w:type w:val="continuous"/>
          <w:pgSz w:w="12240" w:h="15840" w:code="1"/>
          <w:pgMar w:top="432" w:right="432" w:bottom="432" w:left="432" w:header="720" w:footer="432" w:gutter="0"/>
          <w:cols w:space="720"/>
          <w:docGrid w:linePitch="360"/>
        </w:sectPr>
      </w:pPr>
    </w:p>
    <w:p w14:paraId="37B37BD4" w14:textId="03A3B5A9" w:rsidR="00FF7041" w:rsidRPr="00FF7041" w:rsidRDefault="00E77E0A" w:rsidP="00C65A78">
      <w:pPr>
        <w:pStyle w:val="l-vlrg-silent-125-indented"/>
      </w:pPr>
      <w:r>
        <w:rPr>
          <w:rStyle w:val="ssbi"/>
          <w:sz w:val="28"/>
          <w:szCs w:val="28"/>
        </w:rPr>
        <w:t>Priest:</w:t>
      </w:r>
      <w:r w:rsidRPr="003A0C99">
        <w:t xml:space="preserve"> </w:t>
      </w:r>
      <w:r w:rsidR="00FF7041" w:rsidRPr="00FF7041">
        <w:t xml:space="preserve">O Master, Lord, the Father of compassions and the God of all comfort: bless, sanctify, guard, strengthen, and fortify those who have bowed their heads unto thee. Withdraw them from every evil deed; </w:t>
      </w:r>
      <w:r w:rsidR="00FF7041" w:rsidRPr="00FF7041">
        <w:t>apply them to every good work and make them worthy to partake without condemnation of these, Thy most pure and life creating Mysteries, unto the remission of their sins, and unto communion of the Holy Spirit.</w:t>
      </w:r>
    </w:p>
    <w:p w14:paraId="4C0A8906" w14:textId="77777777" w:rsidR="006665EE" w:rsidRDefault="006665EE" w:rsidP="00C65A78">
      <w:pPr>
        <w:pStyle w:val="l-vlrg-silent-125-indented"/>
        <w:rPr>
          <w:rStyle w:val="l-label-largeChar"/>
          <w:rFonts w:eastAsia="Calibri"/>
          <w:color w:val="auto"/>
        </w:rPr>
        <w:sectPr w:rsidR="006665EE" w:rsidSect="00C64D47">
          <w:type w:val="continuous"/>
          <w:pgSz w:w="12240" w:h="15840" w:code="1"/>
          <w:pgMar w:top="432" w:right="432" w:bottom="432" w:left="432" w:header="720" w:footer="432" w:gutter="0"/>
          <w:cols w:num="2" w:sep="1" w:space="288"/>
          <w:docGrid w:linePitch="360"/>
        </w:sectPr>
      </w:pPr>
    </w:p>
    <w:p w14:paraId="7BA23487" w14:textId="5FBC0B4E" w:rsidR="00B6214E" w:rsidRPr="00CE71EC" w:rsidRDefault="00B6214E" w:rsidP="00C65A78">
      <w:pPr>
        <w:pStyle w:val="l-vlrg-prayer-125-indented"/>
        <w:rPr>
          <w:rStyle w:val="l-exclamation-15-lrgChar"/>
        </w:rPr>
      </w:pPr>
      <w:r w:rsidRPr="00CE71EC">
        <w:rPr>
          <w:rStyle w:val="l-label-largeChar"/>
        </w:rPr>
        <w:t>Priest or Bishop:</w:t>
      </w:r>
      <w:r w:rsidRPr="00B23A0F">
        <w:rPr>
          <w:rStyle w:val="l-label-largeChar"/>
        </w:rPr>
        <w:t xml:space="preserve"> </w:t>
      </w:r>
      <w:r w:rsidRPr="00CE71EC">
        <w:rPr>
          <w:rStyle w:val="l-exclamation-15-lrgChar"/>
        </w:rPr>
        <w:t xml:space="preserve">Through the grace and compassions and love for mankind of Thine Only-begotten Son, with Whom Thou art blessed, together with Thy most holy, and good, and life-creating Spirit, now and ever, and unto the ages of ages. </w:t>
      </w:r>
    </w:p>
    <w:p w14:paraId="18C607F2" w14:textId="77777777" w:rsidR="00907D1F" w:rsidRPr="00907D1F" w:rsidRDefault="00B6214E" w:rsidP="00C65A78">
      <w:pPr>
        <w:pStyle w:val="l-vlrg-prayer-125-indented"/>
        <w:rPr>
          <w:rStyle w:val="sru14Char"/>
        </w:rPr>
      </w:pPr>
      <w:r w:rsidRPr="00B23A0F">
        <w:rPr>
          <w:rStyle w:val="l-label-largeChar"/>
        </w:rPr>
        <w:t>Choir:</w:t>
      </w:r>
      <w:r w:rsidRPr="006B30DC">
        <w:t xml:space="preserve"> </w:t>
      </w:r>
      <w:r w:rsidRPr="00B23A0F">
        <w:rPr>
          <w:rStyle w:val="l-choir-lrgChar"/>
        </w:rPr>
        <w:t>Amen.</w:t>
      </w:r>
      <w:r w:rsidRPr="006B30DC">
        <w:t xml:space="preserve"> </w:t>
      </w:r>
      <w:r w:rsidRPr="00680A9A">
        <w:rPr>
          <w:rStyle w:val="sru14Char"/>
        </w:rPr>
        <w:t>(Slowly.)</w:t>
      </w:r>
      <w:r w:rsidR="00907D1F" w:rsidRPr="00907D1F">
        <w:rPr>
          <w:rStyle w:val="sru16"/>
          <w:sz w:val="28"/>
        </w:rPr>
        <w:t xml:space="preserve"> </w:t>
      </w:r>
      <w:r w:rsidR="00907D1F" w:rsidRPr="00907D1F">
        <w:rPr>
          <w:rStyle w:val="sru14Char"/>
        </w:rPr>
        <w:t>And the priest prayeth</w:t>
      </w:r>
      <w:r w:rsidR="00FF7041">
        <w:rPr>
          <w:rStyle w:val="sru14Char"/>
        </w:rPr>
        <w:t xml:space="preserve"> (same)</w:t>
      </w:r>
      <w:r w:rsidR="00907D1F" w:rsidRPr="00907D1F">
        <w:rPr>
          <w:rStyle w:val="sru14Char"/>
        </w:rPr>
        <w:t xml:space="preserve">: </w:t>
      </w:r>
    </w:p>
    <w:p w14:paraId="002B8DC8" w14:textId="77777777" w:rsidR="00FF7041" w:rsidRDefault="00FF7041" w:rsidP="00C65A78">
      <w:pPr>
        <w:pStyle w:val="l-vlrg-silent-125-indented"/>
        <w:rPr>
          <w:rStyle w:val="l-label-largeChar"/>
        </w:rPr>
      </w:pPr>
    </w:p>
    <w:p w14:paraId="2E66A66D" w14:textId="77777777" w:rsidR="006665EE" w:rsidRDefault="006665EE" w:rsidP="00C65A78">
      <w:pPr>
        <w:pStyle w:val="l-vlrg-silent-125-indented"/>
        <w:rPr>
          <w:rStyle w:val="l-label-largeChar"/>
        </w:rPr>
        <w:sectPr w:rsidR="006665EE" w:rsidSect="00CE71EC">
          <w:type w:val="continuous"/>
          <w:pgSz w:w="12240" w:h="15840" w:code="1"/>
          <w:pgMar w:top="432" w:right="432" w:bottom="432" w:left="432" w:header="720" w:footer="432" w:gutter="0"/>
          <w:cols w:space="720"/>
          <w:docGrid w:linePitch="360"/>
        </w:sectPr>
      </w:pPr>
    </w:p>
    <w:p w14:paraId="21EAF458" w14:textId="4B379547" w:rsidR="00907D1F" w:rsidRDefault="00907D1F" w:rsidP="00C65A78">
      <w:pPr>
        <w:pStyle w:val="l-vlrg-silent-125-indented"/>
      </w:pPr>
      <w:r w:rsidRPr="00B23A0F">
        <w:rPr>
          <w:rStyle w:val="l-label-largeChar"/>
        </w:rPr>
        <w:t>Priest:</w:t>
      </w:r>
      <w:r>
        <w:t xml:space="preserve"> Attend, O Lord Jesus Christ our God, out of Thy holy dwelling place and from the glorious throne of </w:t>
      </w:r>
      <w:r>
        <w:t xml:space="preserve">Thy kingdom, and come and sanctify us, O thou that sittest with the Father on high, and that invisibly abidest </w:t>
      </w:r>
      <w:r>
        <w:lastRenderedPageBreak/>
        <w:t xml:space="preserve">here with us: and vouchsafe by Thy strong right hand to impart unto us Thy most pure Body and precious </w:t>
      </w:r>
      <w:r>
        <w:t>Blood, and through us to all the people.</w:t>
      </w:r>
    </w:p>
    <w:p w14:paraId="58FDB8B2" w14:textId="77777777" w:rsidR="006665EE" w:rsidRDefault="006665EE" w:rsidP="00907D1F">
      <w:pPr>
        <w:pStyle w:val="Blockquote"/>
        <w:rPr>
          <w:rStyle w:val="sru14Char"/>
        </w:rPr>
        <w:sectPr w:rsidR="006665EE" w:rsidSect="00C64D47">
          <w:type w:val="continuous"/>
          <w:pgSz w:w="12240" w:h="15840" w:code="1"/>
          <w:pgMar w:top="432" w:right="432" w:bottom="432" w:left="432" w:header="720" w:footer="432" w:gutter="0"/>
          <w:cols w:num="2" w:sep="1" w:space="288"/>
          <w:docGrid w:linePitch="360"/>
        </w:sectPr>
      </w:pPr>
    </w:p>
    <w:p w14:paraId="4DACA0C5" w14:textId="2F5FF84E" w:rsidR="00907D1F" w:rsidRPr="00907D1F" w:rsidRDefault="00907D1F" w:rsidP="00907D1F">
      <w:pPr>
        <w:pStyle w:val="Blockquote"/>
        <w:rPr>
          <w:rStyle w:val="sru14Char"/>
        </w:rPr>
      </w:pPr>
      <w:r w:rsidRPr="00907D1F">
        <w:rPr>
          <w:rStyle w:val="sru14Char"/>
        </w:rPr>
        <w:t xml:space="preserve">While this prayer is being said, the deacon, standing before the holy doors, </w:t>
      </w:r>
      <w:proofErr w:type="spellStart"/>
      <w:r w:rsidRPr="00907D1F">
        <w:rPr>
          <w:rStyle w:val="sru14Char"/>
        </w:rPr>
        <w:t>girdeth</w:t>
      </w:r>
      <w:proofErr w:type="spellEnd"/>
      <w:r w:rsidRPr="00907D1F">
        <w:rPr>
          <w:rStyle w:val="sru14Char"/>
        </w:rPr>
        <w:t xml:space="preserve"> himself with his orarion cruciformly. (Some gird themselves during the Lord's prayer.) </w:t>
      </w:r>
    </w:p>
    <w:p w14:paraId="72A094C2" w14:textId="77777777" w:rsidR="0020161D" w:rsidRDefault="0020161D" w:rsidP="00C65A78">
      <w:pPr>
        <w:pStyle w:val="l-vlrg-silent-125-indented"/>
        <w:rPr>
          <w:rStyle w:val="l-label-largeChar"/>
        </w:rPr>
      </w:pPr>
    </w:p>
    <w:p w14:paraId="1577C599" w14:textId="77777777" w:rsidR="00907D1F" w:rsidRDefault="00907D1F" w:rsidP="00C65A78">
      <w:pPr>
        <w:pStyle w:val="l-vlrg-silent-125-indented"/>
      </w:pPr>
      <w:r w:rsidRPr="00B23A0F">
        <w:rPr>
          <w:rStyle w:val="l-label-largeChar"/>
        </w:rPr>
        <w:t>Priest:</w:t>
      </w:r>
      <w:r>
        <w:t xml:space="preserve"> O God, cleanse me a sinner, and have mercy upon me. </w:t>
      </w:r>
      <w:r w:rsidRPr="00704361">
        <w:rPr>
          <w:rStyle w:val="l-rubric-lrgChar"/>
        </w:rPr>
        <w:t>Thrice</w:t>
      </w:r>
      <w:r>
        <w:rPr>
          <w:rStyle w:val="ru"/>
          <w:sz w:val="30"/>
        </w:rPr>
        <w:t>.</w:t>
      </w:r>
      <w:r>
        <w:rPr>
          <w:sz w:val="30"/>
        </w:rPr>
        <w:t xml:space="preserve"> </w:t>
      </w:r>
    </w:p>
    <w:p w14:paraId="2EE44072" w14:textId="77777777" w:rsidR="00907D1F" w:rsidRPr="00907D1F" w:rsidRDefault="00907D1F" w:rsidP="00907D1F">
      <w:pPr>
        <w:pStyle w:val="Blockquote"/>
        <w:rPr>
          <w:rStyle w:val="sru14Char"/>
        </w:rPr>
      </w:pPr>
      <w:r w:rsidRPr="00907D1F">
        <w:rPr>
          <w:rStyle w:val="sru14Char"/>
        </w:rPr>
        <w:t xml:space="preserve">And when the deacon seeth the priest stretch out his hands and touch the Holy Bread in order to make the holy elevation, he exclaimeth: </w:t>
      </w:r>
    </w:p>
    <w:p w14:paraId="0589224B" w14:textId="77777777" w:rsidR="00616FD4" w:rsidRDefault="00616FD4" w:rsidP="005C70D1">
      <w:pPr>
        <w:pStyle w:val="l-prayer-15-lrg"/>
        <w:rPr>
          <w:rStyle w:val="l-label-largeChar"/>
        </w:rPr>
      </w:pPr>
    </w:p>
    <w:p w14:paraId="78F558A8" w14:textId="77777777" w:rsidR="00B6214E" w:rsidRPr="00D0289A" w:rsidRDefault="00B6214E" w:rsidP="00C65A78">
      <w:pPr>
        <w:pStyle w:val="l-vlrg-prayer-125-indented"/>
        <w:rPr>
          <w:rStyle w:val="l-exclamation-15-lrgChar"/>
        </w:rPr>
      </w:pPr>
      <w:r w:rsidRPr="00616FD4">
        <w:rPr>
          <w:rStyle w:val="l-label-largeChar"/>
        </w:rPr>
        <w:t>Deacon or Priest:</w:t>
      </w:r>
      <w:r w:rsidRPr="006B30DC">
        <w:t xml:space="preserve"> </w:t>
      </w:r>
      <w:r w:rsidRPr="00D0289A">
        <w:rPr>
          <w:rStyle w:val="l-exclamation-15-lrgChar"/>
        </w:rPr>
        <w:t>Let us attend!</w:t>
      </w:r>
    </w:p>
    <w:p w14:paraId="775714D2" w14:textId="77777777" w:rsidR="00616FD4" w:rsidRDefault="00616FD4" w:rsidP="005C70D1">
      <w:pPr>
        <w:pStyle w:val="l-prayer-15-lrg"/>
        <w:rPr>
          <w:rStyle w:val="l-label-largeChar"/>
        </w:rPr>
      </w:pPr>
    </w:p>
    <w:p w14:paraId="62C6BCCA" w14:textId="77777777" w:rsidR="00B6214E" w:rsidRPr="00D0289A" w:rsidRDefault="00B6214E" w:rsidP="00C65A78">
      <w:pPr>
        <w:pStyle w:val="l-vlrg-prayer-125-indented"/>
        <w:rPr>
          <w:rStyle w:val="l-exclamation-15-lrgChar"/>
        </w:rPr>
      </w:pPr>
      <w:r w:rsidRPr="00616FD4">
        <w:rPr>
          <w:rStyle w:val="l-label-largeChar"/>
        </w:rPr>
        <w:t>Priest or Bishop:</w:t>
      </w:r>
      <w:r w:rsidRPr="006B30DC">
        <w:t xml:space="preserve"> </w:t>
      </w:r>
      <w:r w:rsidRPr="00D0289A">
        <w:rPr>
          <w:rStyle w:val="l-exclamation-15-lrgChar"/>
        </w:rPr>
        <w:t>Holy Things are for the holy.</w:t>
      </w:r>
    </w:p>
    <w:p w14:paraId="7D457F00" w14:textId="77777777" w:rsidR="00616FD4" w:rsidRDefault="00616FD4" w:rsidP="005C70D1">
      <w:pPr>
        <w:pStyle w:val="l-prayer-15-lrg"/>
        <w:rPr>
          <w:rStyle w:val="l-label-largeChar"/>
        </w:rPr>
      </w:pPr>
    </w:p>
    <w:p w14:paraId="6E26193C" w14:textId="77777777" w:rsidR="00B6214E" w:rsidRPr="00B23A0F" w:rsidRDefault="00B6214E" w:rsidP="00C65A78">
      <w:pPr>
        <w:pStyle w:val="l-vlrg-prayer-125-indented"/>
        <w:rPr>
          <w:rStyle w:val="l-choir-lrgChar"/>
        </w:rPr>
      </w:pPr>
      <w:r w:rsidRPr="00616FD4">
        <w:rPr>
          <w:rStyle w:val="l-label-largeChar"/>
        </w:rPr>
        <w:t>Choir:</w:t>
      </w:r>
      <w:r w:rsidRPr="006B30DC">
        <w:t xml:space="preserve"> </w:t>
      </w:r>
      <w:r w:rsidRPr="00B23A0F">
        <w:rPr>
          <w:rStyle w:val="l-choir-lrgChar"/>
        </w:rPr>
        <w:t xml:space="preserve">One is Holy, One is Lord, Jesus Christ, to the glory of God the Father. Amen. </w:t>
      </w:r>
    </w:p>
    <w:p w14:paraId="46A304EA" w14:textId="77777777" w:rsidR="007E2211" w:rsidRPr="007E2211" w:rsidRDefault="007E2211" w:rsidP="00B23A0F">
      <w:pPr>
        <w:pStyle w:val="l-rubric-lrg"/>
      </w:pPr>
      <w:r>
        <w:rPr>
          <w:b/>
          <w:bCs/>
        </w:rPr>
        <w:br w:type="page"/>
      </w:r>
      <w:r w:rsidR="00B6214E" w:rsidRPr="007E2211">
        <w:lastRenderedPageBreak/>
        <w:t xml:space="preserve">And the communion hymn. </w:t>
      </w:r>
    </w:p>
    <w:p w14:paraId="7700510F" w14:textId="77777777" w:rsidR="00B6214E" w:rsidRDefault="00B6214E" w:rsidP="00C65A78">
      <w:pPr>
        <w:pStyle w:val="l-vlrg-prayer-125-indented"/>
      </w:pPr>
      <w:r w:rsidRPr="007E2211">
        <w:rPr>
          <w:rFonts w:ascii="Arial" w:hAnsi="Arial"/>
          <w:i/>
          <w:iCs/>
          <w:color w:val="FF0000"/>
          <w:sz w:val="28"/>
          <w:szCs w:val="28"/>
        </w:rPr>
        <w:t>The communion verse for most Sundays is:</w:t>
      </w:r>
      <w:r w:rsidRPr="006B30DC">
        <w:rPr>
          <w:i/>
          <w:iCs/>
        </w:rPr>
        <w:t xml:space="preserve"> </w:t>
      </w:r>
      <w:r w:rsidRPr="00D0289A">
        <w:rPr>
          <w:rStyle w:val="l-choir-lrgChar"/>
        </w:rPr>
        <w:t>Praise the Lord from the heavens, praise Him in the highest. Alleluia, alleluia, alleluia.</w:t>
      </w:r>
    </w:p>
    <w:p w14:paraId="6232944C" w14:textId="77777777" w:rsidR="007E2211" w:rsidRDefault="007E2211" w:rsidP="00C65A78">
      <w:pPr>
        <w:pStyle w:val="l-vlrg-prayer-125-indented"/>
      </w:pPr>
      <w:r w:rsidRPr="007E2211">
        <w:rPr>
          <w:rFonts w:ascii="Arial" w:hAnsi="Arial"/>
          <w:i/>
          <w:iCs/>
          <w:color w:val="FF0000"/>
          <w:sz w:val="28"/>
          <w:szCs w:val="28"/>
        </w:rPr>
        <w:t>On Monday:</w:t>
      </w:r>
      <w:r>
        <w:rPr>
          <w:i/>
          <w:iCs/>
        </w:rPr>
        <w:t xml:space="preserve"> </w:t>
      </w:r>
      <w:r w:rsidRPr="00D0289A">
        <w:rPr>
          <w:rStyle w:val="l-choir-lrgChar"/>
        </w:rPr>
        <w:t>Who maketh His angels spirits, and His ministers a flame of fire</w:t>
      </w:r>
      <w:r>
        <w:rPr>
          <w:i/>
          <w:iCs/>
        </w:rPr>
        <w:t xml:space="preserve"> </w:t>
      </w:r>
      <w:r w:rsidRPr="002E77BD">
        <w:rPr>
          <w:rFonts w:ascii="Arial" w:hAnsi="Arial"/>
          <w:i/>
          <w:iCs/>
          <w:color w:val="FF0000"/>
          <w:sz w:val="28"/>
          <w:szCs w:val="28"/>
        </w:rPr>
        <w:t>(Ps 103)</w:t>
      </w:r>
      <w:r>
        <w:rPr>
          <w:i/>
          <w:iCs/>
        </w:rPr>
        <w:t xml:space="preserve"> </w:t>
      </w:r>
    </w:p>
    <w:p w14:paraId="49701E85" w14:textId="77777777" w:rsidR="007E2211" w:rsidRDefault="007E2211" w:rsidP="00C65A78">
      <w:pPr>
        <w:pStyle w:val="l-vlrg-prayer-125-indented"/>
      </w:pPr>
      <w:r>
        <w:rPr>
          <w:rFonts w:ascii="Arial" w:hAnsi="Arial"/>
          <w:i/>
          <w:iCs/>
          <w:color w:val="FF0000"/>
          <w:sz w:val="28"/>
          <w:szCs w:val="28"/>
        </w:rPr>
        <w:t>On Tuesday:</w:t>
      </w:r>
      <w:r w:rsidRPr="007E2211">
        <w:rPr>
          <w:rStyle w:val="sc"/>
          <w:rFonts w:ascii="Times New Roman" w:hAnsi="Times New Roman"/>
          <w:bCs/>
        </w:rPr>
        <w:t xml:space="preserve"> </w:t>
      </w:r>
      <w:r w:rsidRPr="00D0289A">
        <w:rPr>
          <w:rStyle w:val="l-choir-lrgChar"/>
        </w:rPr>
        <w:t>In everlasting remembrance shall the righteous be, he shall not be afraid of evil tidings</w:t>
      </w:r>
      <w:r>
        <w:rPr>
          <w:rFonts w:ascii="Arial" w:hAnsi="Arial"/>
          <w:i/>
          <w:iCs/>
          <w:color w:val="FF0000"/>
          <w:sz w:val="28"/>
          <w:szCs w:val="28"/>
        </w:rPr>
        <w:t xml:space="preserve"> (Ps 91:12)</w:t>
      </w:r>
    </w:p>
    <w:p w14:paraId="6D4FB845" w14:textId="77777777" w:rsidR="007E2211" w:rsidRPr="007E2211" w:rsidRDefault="007E2211" w:rsidP="00C65A78">
      <w:pPr>
        <w:pStyle w:val="l-vlrg-prayer-125-indented"/>
      </w:pPr>
      <w:r w:rsidRPr="007E2211">
        <w:rPr>
          <w:rFonts w:ascii="Arial" w:hAnsi="Arial"/>
          <w:i/>
          <w:iCs/>
          <w:color w:val="FF0000"/>
          <w:sz w:val="28"/>
          <w:szCs w:val="28"/>
        </w:rPr>
        <w:t>On Wednesday:</w:t>
      </w:r>
      <w:r>
        <w:rPr>
          <w:i/>
          <w:iCs/>
        </w:rPr>
        <w:t xml:space="preserve"> </w:t>
      </w:r>
      <w:r w:rsidRPr="00D0289A">
        <w:rPr>
          <w:rStyle w:val="l-choir-lrgChar"/>
        </w:rPr>
        <w:t>I will take the cup of salvation, and I will call upon the name of the Lord</w:t>
      </w:r>
      <w:r>
        <w:rPr>
          <w:i/>
          <w:iCs/>
        </w:rPr>
        <w:t xml:space="preserve"> </w:t>
      </w:r>
      <w:r w:rsidRPr="007E2211">
        <w:rPr>
          <w:rFonts w:ascii="Arial" w:hAnsi="Arial"/>
          <w:i/>
          <w:iCs/>
          <w:color w:val="FF0000"/>
          <w:sz w:val="28"/>
          <w:szCs w:val="28"/>
        </w:rPr>
        <w:t xml:space="preserve">(Ps </w:t>
      </w:r>
      <w:r>
        <w:rPr>
          <w:rFonts w:ascii="Arial" w:hAnsi="Arial"/>
          <w:i/>
          <w:iCs/>
          <w:color w:val="FF0000"/>
          <w:sz w:val="28"/>
          <w:szCs w:val="28"/>
        </w:rPr>
        <w:t>44:11</w:t>
      </w:r>
      <w:r w:rsidRPr="007E2211">
        <w:rPr>
          <w:rFonts w:ascii="Arial" w:hAnsi="Arial"/>
          <w:i/>
          <w:iCs/>
          <w:color w:val="FF0000"/>
          <w:sz w:val="28"/>
          <w:szCs w:val="28"/>
        </w:rPr>
        <w:t>)</w:t>
      </w:r>
    </w:p>
    <w:p w14:paraId="265D14BF" w14:textId="77777777" w:rsidR="007E2211" w:rsidRPr="007E2211" w:rsidRDefault="007E2211" w:rsidP="00C65A78">
      <w:pPr>
        <w:pStyle w:val="l-vlrg-prayer-125-indented"/>
      </w:pPr>
      <w:r w:rsidRPr="007E2211">
        <w:rPr>
          <w:rFonts w:ascii="Arial" w:hAnsi="Arial"/>
          <w:i/>
          <w:iCs/>
          <w:color w:val="FF0000"/>
          <w:sz w:val="28"/>
          <w:szCs w:val="28"/>
        </w:rPr>
        <w:t xml:space="preserve">On </w:t>
      </w:r>
      <w:r>
        <w:rPr>
          <w:rFonts w:ascii="Arial" w:hAnsi="Arial"/>
          <w:i/>
          <w:iCs/>
          <w:color w:val="FF0000"/>
          <w:sz w:val="28"/>
          <w:szCs w:val="28"/>
        </w:rPr>
        <w:t>Thursday</w:t>
      </w:r>
      <w:r w:rsidRPr="007E2211">
        <w:rPr>
          <w:rFonts w:ascii="Arial" w:hAnsi="Arial"/>
          <w:i/>
          <w:iCs/>
          <w:color w:val="FF0000"/>
          <w:sz w:val="28"/>
          <w:szCs w:val="28"/>
        </w:rPr>
        <w:t>:</w:t>
      </w:r>
      <w:r>
        <w:rPr>
          <w:i/>
          <w:iCs/>
        </w:rPr>
        <w:t xml:space="preserve"> </w:t>
      </w:r>
      <w:r w:rsidRPr="00D0289A">
        <w:rPr>
          <w:rStyle w:val="l-choir-lrgChar"/>
        </w:rPr>
        <w:t>Their sound hath gone forth into all the world, and their words unto the ends of the world. Alleluia, alleluia, alleluia.</w:t>
      </w:r>
      <w:r>
        <w:rPr>
          <w:i/>
          <w:iCs/>
        </w:rPr>
        <w:t xml:space="preserve"> </w:t>
      </w:r>
      <w:r w:rsidRPr="007E2211">
        <w:rPr>
          <w:rFonts w:ascii="Arial" w:hAnsi="Arial"/>
          <w:i/>
          <w:iCs/>
          <w:color w:val="FF0000"/>
          <w:sz w:val="28"/>
          <w:szCs w:val="28"/>
        </w:rPr>
        <w:t>(Ps 18:4)</w:t>
      </w:r>
    </w:p>
    <w:p w14:paraId="5BF1A998" w14:textId="77777777" w:rsidR="007E2211" w:rsidRPr="007E2211" w:rsidRDefault="007E2211" w:rsidP="00C65A78">
      <w:pPr>
        <w:pStyle w:val="l-vlrg-prayer-125-indented"/>
      </w:pPr>
      <w:r w:rsidRPr="007E2211">
        <w:rPr>
          <w:rFonts w:ascii="Arial" w:hAnsi="Arial"/>
          <w:i/>
          <w:iCs/>
          <w:color w:val="FF0000"/>
          <w:sz w:val="28"/>
          <w:szCs w:val="28"/>
        </w:rPr>
        <w:t xml:space="preserve">On </w:t>
      </w:r>
      <w:r>
        <w:rPr>
          <w:rFonts w:ascii="Arial" w:hAnsi="Arial"/>
          <w:i/>
          <w:iCs/>
          <w:color w:val="FF0000"/>
          <w:sz w:val="28"/>
          <w:szCs w:val="28"/>
        </w:rPr>
        <w:t>Friday</w:t>
      </w:r>
      <w:r w:rsidRPr="007E2211">
        <w:rPr>
          <w:rFonts w:ascii="Arial" w:hAnsi="Arial"/>
          <w:i/>
          <w:iCs/>
          <w:color w:val="FF0000"/>
          <w:sz w:val="28"/>
          <w:szCs w:val="28"/>
        </w:rPr>
        <w:t>:</w:t>
      </w:r>
      <w:r>
        <w:rPr>
          <w:i/>
          <w:iCs/>
        </w:rPr>
        <w:t xml:space="preserve"> </w:t>
      </w:r>
      <w:r w:rsidRPr="00D0289A">
        <w:rPr>
          <w:rStyle w:val="l-choir-lrgChar"/>
        </w:rPr>
        <w:t>Thou hast wrought salvation in the midst of the earth, O God</w:t>
      </w:r>
      <w:r>
        <w:rPr>
          <w:i/>
          <w:iCs/>
        </w:rPr>
        <w:t xml:space="preserve"> </w:t>
      </w:r>
      <w:r w:rsidRPr="007E2211">
        <w:rPr>
          <w:rFonts w:ascii="Arial" w:hAnsi="Arial"/>
          <w:i/>
          <w:iCs/>
          <w:color w:val="FF0000"/>
          <w:sz w:val="28"/>
          <w:szCs w:val="28"/>
        </w:rPr>
        <w:t xml:space="preserve">(Ps </w:t>
      </w:r>
      <w:r>
        <w:rPr>
          <w:rFonts w:ascii="Arial" w:hAnsi="Arial"/>
          <w:i/>
          <w:iCs/>
          <w:color w:val="FF0000"/>
          <w:sz w:val="28"/>
          <w:szCs w:val="28"/>
        </w:rPr>
        <w:t>73</w:t>
      </w:r>
      <w:r w:rsidRPr="007E2211">
        <w:rPr>
          <w:rFonts w:ascii="Arial" w:hAnsi="Arial"/>
          <w:i/>
          <w:iCs/>
          <w:color w:val="FF0000"/>
          <w:sz w:val="28"/>
          <w:szCs w:val="28"/>
        </w:rPr>
        <w:t>)</w:t>
      </w:r>
    </w:p>
    <w:p w14:paraId="61040DA0" w14:textId="77777777" w:rsidR="007E2211" w:rsidRPr="00D0289A" w:rsidRDefault="007E2211" w:rsidP="00C65A78">
      <w:pPr>
        <w:pStyle w:val="l-vlrg-prayer-125-indented"/>
        <w:rPr>
          <w:rStyle w:val="l-choir-lrgChar"/>
        </w:rPr>
      </w:pPr>
      <w:r w:rsidRPr="007E2211">
        <w:rPr>
          <w:rFonts w:ascii="Arial" w:hAnsi="Arial"/>
          <w:i/>
          <w:iCs/>
          <w:color w:val="FF0000"/>
          <w:sz w:val="28"/>
          <w:szCs w:val="28"/>
        </w:rPr>
        <w:t xml:space="preserve">On </w:t>
      </w:r>
      <w:r>
        <w:rPr>
          <w:rFonts w:ascii="Arial" w:hAnsi="Arial"/>
          <w:i/>
          <w:iCs/>
          <w:color w:val="FF0000"/>
          <w:sz w:val="28"/>
          <w:szCs w:val="28"/>
        </w:rPr>
        <w:t>Saturday</w:t>
      </w:r>
      <w:r w:rsidRPr="007E2211">
        <w:rPr>
          <w:rFonts w:ascii="Arial" w:hAnsi="Arial"/>
          <w:i/>
          <w:iCs/>
          <w:color w:val="FF0000"/>
          <w:sz w:val="28"/>
          <w:szCs w:val="28"/>
        </w:rPr>
        <w:t>:</w:t>
      </w:r>
      <w:r>
        <w:rPr>
          <w:i/>
          <w:iCs/>
        </w:rPr>
        <w:t xml:space="preserve"> </w:t>
      </w:r>
      <w:r w:rsidRPr="00D0289A">
        <w:rPr>
          <w:rStyle w:val="l-choir-lrgChar"/>
        </w:rPr>
        <w:t>Rejoice in the Lord, O ye righteous; praise is meet for the upright</w:t>
      </w:r>
    </w:p>
    <w:p w14:paraId="738B920E" w14:textId="77777777" w:rsidR="007E2211" w:rsidRDefault="00B6214E">
      <w:pPr>
        <w:pStyle w:val="NormalWeb"/>
        <w:rPr>
          <w:rFonts w:ascii="Arial" w:hAnsi="Arial" w:cs="Arial"/>
          <w:i/>
          <w:iCs/>
          <w:color w:val="FF0000"/>
          <w:sz w:val="28"/>
          <w:szCs w:val="28"/>
        </w:rPr>
      </w:pPr>
      <w:r w:rsidRPr="007E2211">
        <w:rPr>
          <w:rFonts w:ascii="Arial" w:hAnsi="Arial" w:cs="Arial"/>
          <w:i/>
          <w:iCs/>
          <w:color w:val="FF0000"/>
          <w:sz w:val="28"/>
          <w:szCs w:val="28"/>
        </w:rPr>
        <w:t xml:space="preserve">During the communion of the clergy, selected hymns may be chanted, or the Prayers before Holy Communion may be read. </w:t>
      </w:r>
    </w:p>
    <w:p w14:paraId="4C6F289C" w14:textId="77777777" w:rsidR="00907D1F" w:rsidRPr="00907D1F" w:rsidRDefault="007E2211" w:rsidP="00907D1F">
      <w:pPr>
        <w:pStyle w:val="Blockquote"/>
        <w:rPr>
          <w:rFonts w:ascii="Arial" w:hAnsi="Arial" w:cs="Arial"/>
          <w:i/>
          <w:iCs/>
          <w:color w:val="FF0000"/>
          <w:szCs w:val="28"/>
        </w:rPr>
      </w:pPr>
      <w:r>
        <w:rPr>
          <w:rFonts w:ascii="Arial" w:hAnsi="Arial" w:cs="Arial"/>
          <w:i/>
          <w:iCs/>
          <w:color w:val="FF0000"/>
          <w:sz w:val="28"/>
          <w:szCs w:val="28"/>
        </w:rPr>
        <w:br w:type="page"/>
      </w:r>
      <w:r w:rsidR="00907D1F" w:rsidRPr="00907D1F">
        <w:rPr>
          <w:rFonts w:ascii="Arial" w:hAnsi="Arial" w:cs="Arial"/>
          <w:i/>
          <w:iCs/>
          <w:color w:val="FF0000"/>
          <w:szCs w:val="28"/>
        </w:rPr>
        <w:lastRenderedPageBreak/>
        <w:t xml:space="preserve">And the choir </w:t>
      </w:r>
      <w:proofErr w:type="spellStart"/>
      <w:r w:rsidR="00907D1F" w:rsidRPr="00907D1F">
        <w:rPr>
          <w:rFonts w:ascii="Arial" w:hAnsi="Arial" w:cs="Arial"/>
          <w:i/>
          <w:iCs/>
          <w:color w:val="FF0000"/>
          <w:szCs w:val="28"/>
        </w:rPr>
        <w:t>chanteth</w:t>
      </w:r>
      <w:proofErr w:type="spellEnd"/>
      <w:r w:rsidR="00907D1F" w:rsidRPr="00907D1F">
        <w:rPr>
          <w:rFonts w:ascii="Arial" w:hAnsi="Arial" w:cs="Arial"/>
          <w:i/>
          <w:iCs/>
          <w:color w:val="FF0000"/>
          <w:szCs w:val="28"/>
        </w:rPr>
        <w:t xml:space="preserve"> the communion verse of the day, or of the saint. (On Sundays, thy chant: Praise the Lord from the heavens: praise Him in the highest. Alleluia, alleluia, alleluia</w:t>
      </w:r>
      <w:r w:rsidR="00DC0C29" w:rsidRPr="00907D1F">
        <w:rPr>
          <w:rFonts w:ascii="Arial" w:hAnsi="Arial" w:cs="Arial"/>
          <w:i/>
          <w:iCs/>
          <w:color w:val="FF0000"/>
          <w:szCs w:val="28"/>
        </w:rPr>
        <w:t>.)</w:t>
      </w:r>
      <w:r w:rsidR="00907D1F" w:rsidRPr="00907D1F">
        <w:rPr>
          <w:rFonts w:ascii="Arial" w:hAnsi="Arial" w:cs="Arial"/>
          <w:i/>
          <w:iCs/>
          <w:color w:val="FF0000"/>
          <w:szCs w:val="28"/>
        </w:rPr>
        <w:t xml:space="preserve"> </w:t>
      </w:r>
      <w:r w:rsidR="00907D1F" w:rsidRPr="00907D1F">
        <w:rPr>
          <w:rFonts w:ascii="Arial" w:hAnsi="Arial" w:cs="Arial"/>
          <w:i/>
          <w:iCs/>
          <w:color w:val="FF0000"/>
          <w:szCs w:val="28"/>
        </w:rPr>
        <w:br/>
      </w:r>
      <w:r w:rsidR="00907D1F">
        <w:rPr>
          <w:rStyle w:val="ru"/>
          <w:sz w:val="28"/>
        </w:rPr>
        <w:t> </w:t>
      </w:r>
      <w:r w:rsidR="00907D1F">
        <w:rPr>
          <w:rStyle w:val="ru"/>
          <w:sz w:val="28"/>
        </w:rPr>
        <w:br/>
      </w:r>
      <w:r w:rsidR="00907D1F" w:rsidRPr="00907D1F">
        <w:rPr>
          <w:rFonts w:ascii="Arial" w:hAnsi="Arial" w:cs="Arial"/>
          <w:i/>
          <w:iCs/>
          <w:color w:val="FF0000"/>
          <w:szCs w:val="28"/>
        </w:rPr>
        <w:t xml:space="preserve">And the deacon goeth into the holy altar, and standing at the right hand of the priest who holdeth the Holy Bread saith: </w:t>
      </w:r>
    </w:p>
    <w:p w14:paraId="5F75B685" w14:textId="77777777" w:rsidR="00907D1F" w:rsidRDefault="00907D1F" w:rsidP="00C65A78">
      <w:pPr>
        <w:pStyle w:val="l-vlrg-silent-125-indented"/>
      </w:pPr>
      <w:r>
        <w:rPr>
          <w:rStyle w:val="ssbi"/>
          <w:sz w:val="28"/>
        </w:rPr>
        <w:t>Deacon:</w:t>
      </w:r>
      <w:r>
        <w:t xml:space="preserve"> Break the Holy Bread, Master. </w:t>
      </w:r>
    </w:p>
    <w:p w14:paraId="41E801F4" w14:textId="77777777" w:rsidR="00907D1F" w:rsidRPr="00907D1F" w:rsidRDefault="00907D1F" w:rsidP="00907D1F">
      <w:pPr>
        <w:pStyle w:val="Blockquote"/>
        <w:rPr>
          <w:rFonts w:ascii="Arial" w:hAnsi="Arial" w:cs="Arial"/>
          <w:i/>
          <w:iCs/>
          <w:color w:val="FF0000"/>
          <w:szCs w:val="28"/>
        </w:rPr>
      </w:pPr>
      <w:r w:rsidRPr="00907D1F">
        <w:rPr>
          <w:rFonts w:ascii="Arial" w:hAnsi="Arial" w:cs="Arial"/>
          <w:i/>
          <w:iCs/>
          <w:color w:val="FF0000"/>
          <w:szCs w:val="28"/>
        </w:rPr>
        <w:t>And the priest, breaking it into four parts with attentiveness and reverence, saith:</w:t>
      </w:r>
    </w:p>
    <w:p w14:paraId="7C9FCE38" w14:textId="77777777" w:rsidR="00907D1F" w:rsidRDefault="00907D1F" w:rsidP="00C65A78">
      <w:pPr>
        <w:pStyle w:val="l-vlrg-silent-125-indented"/>
      </w:pPr>
      <w:r>
        <w:rPr>
          <w:rStyle w:val="ssbi"/>
          <w:sz w:val="28"/>
        </w:rPr>
        <w:t>Priest:</w:t>
      </w:r>
      <w:r>
        <w:t xml:space="preserve"> Broken and distributed is the Lamb of God, broken, yet not divided; ever eaten, though never consumed, but sanctifying them that partake thereof.</w:t>
      </w:r>
    </w:p>
    <w:p w14:paraId="19B73FB8" w14:textId="77777777" w:rsidR="00907D1F" w:rsidRPr="00907D1F" w:rsidRDefault="00907D1F" w:rsidP="00907D1F">
      <w:pPr>
        <w:pStyle w:val="Blockquote"/>
        <w:rPr>
          <w:rFonts w:ascii="Arial" w:hAnsi="Arial" w:cs="Arial"/>
          <w:i/>
          <w:iCs/>
          <w:color w:val="FF0000"/>
          <w:sz w:val="28"/>
          <w:szCs w:val="28"/>
        </w:rPr>
      </w:pPr>
      <w:r w:rsidRPr="00907D1F">
        <w:rPr>
          <w:rFonts w:ascii="Arial" w:hAnsi="Arial" w:cs="Arial"/>
          <w:i/>
          <w:iCs/>
          <w:color w:val="FF0000"/>
          <w:szCs w:val="28"/>
        </w:rPr>
        <w:t>The deacon, pointing to the holy chalice with his orarion saith:</w:t>
      </w:r>
      <w:r w:rsidRPr="00907D1F">
        <w:rPr>
          <w:rFonts w:ascii="Arial" w:hAnsi="Arial" w:cs="Arial"/>
          <w:i/>
          <w:iCs/>
          <w:color w:val="FF0000"/>
          <w:sz w:val="28"/>
          <w:szCs w:val="28"/>
        </w:rPr>
        <w:t xml:space="preserve"> </w:t>
      </w:r>
    </w:p>
    <w:p w14:paraId="2614359C" w14:textId="77777777" w:rsidR="00907D1F" w:rsidRDefault="00907D1F" w:rsidP="00C65A78">
      <w:pPr>
        <w:pStyle w:val="l-vlrg-silent-125-indented"/>
      </w:pPr>
      <w:r>
        <w:rPr>
          <w:rStyle w:val="ssbi"/>
          <w:sz w:val="28"/>
        </w:rPr>
        <w:t>Deacon:</w:t>
      </w:r>
      <w:r>
        <w:t xml:space="preserve"> Fill the holy chalice, Master. </w:t>
      </w:r>
    </w:p>
    <w:p w14:paraId="70596B40" w14:textId="77777777" w:rsidR="00907D1F" w:rsidRPr="00907D1F" w:rsidRDefault="00907D1F" w:rsidP="00907D1F">
      <w:pPr>
        <w:pStyle w:val="Blockquote"/>
        <w:rPr>
          <w:rFonts w:ascii="Arial" w:hAnsi="Arial" w:cs="Arial"/>
          <w:i/>
          <w:iCs/>
          <w:color w:val="FF0000"/>
          <w:szCs w:val="28"/>
        </w:rPr>
      </w:pPr>
      <w:r w:rsidRPr="00907D1F">
        <w:rPr>
          <w:rFonts w:ascii="Arial" w:hAnsi="Arial" w:cs="Arial"/>
          <w:i/>
          <w:iCs/>
          <w:color w:val="FF0000"/>
          <w:szCs w:val="28"/>
        </w:rPr>
        <w:t xml:space="preserve">The priest, taking the portion which lieth at the top, that is IC, maketh a cross over the holy chalice therewith, saying: </w:t>
      </w:r>
    </w:p>
    <w:p w14:paraId="31745E54" w14:textId="77777777" w:rsidR="00907D1F" w:rsidRDefault="00907D1F" w:rsidP="00C65A78">
      <w:pPr>
        <w:pStyle w:val="l-vlrg-silent-125-indented"/>
      </w:pPr>
      <w:r>
        <w:rPr>
          <w:rStyle w:val="ssbi"/>
          <w:sz w:val="28"/>
        </w:rPr>
        <w:t>Priest:</w:t>
      </w:r>
      <w:r>
        <w:t xml:space="preserve"> The fullness of the Holy Spirit. </w:t>
      </w:r>
    </w:p>
    <w:p w14:paraId="58537B87" w14:textId="77777777" w:rsidR="00907D1F" w:rsidRPr="00907D1F" w:rsidRDefault="00907D1F" w:rsidP="00907D1F">
      <w:pPr>
        <w:pStyle w:val="Blockquote"/>
        <w:rPr>
          <w:rFonts w:ascii="Arial" w:hAnsi="Arial" w:cs="Arial"/>
          <w:i/>
          <w:iCs/>
          <w:color w:val="FF0000"/>
          <w:sz w:val="28"/>
          <w:szCs w:val="28"/>
        </w:rPr>
      </w:pPr>
      <w:r w:rsidRPr="00907D1F">
        <w:rPr>
          <w:rFonts w:ascii="Arial" w:hAnsi="Arial" w:cs="Arial"/>
          <w:i/>
          <w:iCs/>
          <w:color w:val="FF0000"/>
          <w:szCs w:val="28"/>
        </w:rPr>
        <w:t xml:space="preserve">and thus he </w:t>
      </w:r>
      <w:proofErr w:type="spellStart"/>
      <w:r w:rsidRPr="00907D1F">
        <w:rPr>
          <w:rFonts w:ascii="Arial" w:hAnsi="Arial" w:cs="Arial"/>
          <w:i/>
          <w:iCs/>
          <w:color w:val="FF0000"/>
          <w:szCs w:val="28"/>
        </w:rPr>
        <w:t>placeth</w:t>
      </w:r>
      <w:proofErr w:type="spellEnd"/>
      <w:r w:rsidRPr="00907D1F">
        <w:rPr>
          <w:rFonts w:ascii="Arial" w:hAnsi="Arial" w:cs="Arial"/>
          <w:i/>
          <w:iCs/>
          <w:color w:val="FF0000"/>
          <w:szCs w:val="28"/>
        </w:rPr>
        <w:t xml:space="preserve"> it in the holy chalice.</w:t>
      </w:r>
      <w:r w:rsidRPr="00907D1F">
        <w:rPr>
          <w:rFonts w:ascii="Arial" w:hAnsi="Arial" w:cs="Arial"/>
          <w:i/>
          <w:iCs/>
          <w:color w:val="FF0000"/>
          <w:sz w:val="28"/>
          <w:szCs w:val="28"/>
        </w:rPr>
        <w:t xml:space="preserve"> </w:t>
      </w:r>
    </w:p>
    <w:p w14:paraId="15B6E108" w14:textId="77777777" w:rsidR="00907D1F" w:rsidRDefault="00907D1F" w:rsidP="00C65A78">
      <w:pPr>
        <w:pStyle w:val="l-vlrg-silent-125-indented"/>
      </w:pPr>
      <w:r>
        <w:rPr>
          <w:rStyle w:val="ssbi"/>
          <w:sz w:val="28"/>
        </w:rPr>
        <w:t>Deacon:</w:t>
      </w:r>
      <w:r>
        <w:t xml:space="preserve"> Amen. </w:t>
      </w:r>
    </w:p>
    <w:p w14:paraId="23E3B478" w14:textId="77777777" w:rsidR="00907D1F" w:rsidRPr="00907D1F" w:rsidRDefault="00907D1F" w:rsidP="00907D1F">
      <w:pPr>
        <w:pStyle w:val="Blockquote"/>
        <w:rPr>
          <w:rFonts w:ascii="Arial" w:hAnsi="Arial" w:cs="Arial"/>
          <w:i/>
          <w:iCs/>
          <w:color w:val="FF0000"/>
          <w:szCs w:val="28"/>
        </w:rPr>
      </w:pPr>
      <w:r w:rsidRPr="00907D1F">
        <w:rPr>
          <w:rFonts w:ascii="Arial" w:hAnsi="Arial" w:cs="Arial"/>
          <w:i/>
          <w:iCs/>
          <w:color w:val="FF0000"/>
          <w:szCs w:val="28"/>
        </w:rPr>
        <w:t xml:space="preserve">And taking the warm water, he saith to the Priest: </w:t>
      </w:r>
    </w:p>
    <w:p w14:paraId="718F1AC9" w14:textId="77777777" w:rsidR="00907D1F" w:rsidRDefault="00907D1F" w:rsidP="00C65A78">
      <w:pPr>
        <w:pStyle w:val="l-vlrg-silent-125-indented"/>
      </w:pPr>
      <w:r>
        <w:rPr>
          <w:rStyle w:val="ssbi"/>
          <w:sz w:val="28"/>
        </w:rPr>
        <w:t>Deacon:</w:t>
      </w:r>
      <w:r>
        <w:t xml:space="preserve"> Bless the warm water, Master. </w:t>
      </w:r>
    </w:p>
    <w:p w14:paraId="1A037DE5" w14:textId="77777777" w:rsidR="00907D1F" w:rsidRPr="00AA7004" w:rsidRDefault="00907D1F" w:rsidP="00907D1F">
      <w:pPr>
        <w:pStyle w:val="Blockquote"/>
        <w:rPr>
          <w:rFonts w:ascii="Arial" w:hAnsi="Arial" w:cs="Arial"/>
          <w:i/>
          <w:iCs/>
          <w:color w:val="FF0000"/>
          <w:szCs w:val="28"/>
        </w:rPr>
      </w:pPr>
      <w:r w:rsidRPr="00AA7004">
        <w:rPr>
          <w:rFonts w:ascii="Arial" w:hAnsi="Arial" w:cs="Arial"/>
          <w:i/>
          <w:iCs/>
          <w:color w:val="FF0000"/>
          <w:szCs w:val="28"/>
        </w:rPr>
        <w:t xml:space="preserve">The priest blesseth it, saying: </w:t>
      </w:r>
    </w:p>
    <w:p w14:paraId="13016AD3" w14:textId="77777777" w:rsidR="00907D1F" w:rsidRDefault="00907D1F" w:rsidP="00C65A78">
      <w:pPr>
        <w:pStyle w:val="l-vlrg-silent-125-indented"/>
      </w:pPr>
      <w:r>
        <w:rPr>
          <w:rStyle w:val="ssbi"/>
          <w:sz w:val="28"/>
        </w:rPr>
        <w:t>Priest:</w:t>
      </w:r>
      <w:r>
        <w:t xml:space="preserve"> Blessed is the fervor of Thy saints, always, now and ever, and unto the ages of ages. Amen. </w:t>
      </w:r>
    </w:p>
    <w:p w14:paraId="386BCFB5" w14:textId="77777777" w:rsidR="00907D1F" w:rsidRPr="00AA7004" w:rsidRDefault="00907D1F" w:rsidP="00907D1F">
      <w:pPr>
        <w:pStyle w:val="Blockquote"/>
        <w:rPr>
          <w:rFonts w:ascii="Arial" w:hAnsi="Arial" w:cs="Arial"/>
          <w:i/>
          <w:iCs/>
          <w:color w:val="FF0000"/>
          <w:szCs w:val="28"/>
        </w:rPr>
      </w:pPr>
      <w:r w:rsidRPr="00AA7004">
        <w:rPr>
          <w:rFonts w:ascii="Arial" w:hAnsi="Arial" w:cs="Arial"/>
          <w:i/>
          <w:iCs/>
          <w:color w:val="FF0000"/>
          <w:szCs w:val="28"/>
        </w:rPr>
        <w:t xml:space="preserve">And the deacon </w:t>
      </w:r>
      <w:proofErr w:type="spellStart"/>
      <w:r w:rsidRPr="00AA7004">
        <w:rPr>
          <w:rFonts w:ascii="Arial" w:hAnsi="Arial" w:cs="Arial"/>
          <w:i/>
          <w:iCs/>
          <w:color w:val="FF0000"/>
          <w:szCs w:val="28"/>
        </w:rPr>
        <w:t>poureth</w:t>
      </w:r>
      <w:proofErr w:type="spellEnd"/>
      <w:r w:rsidRPr="00AA7004">
        <w:rPr>
          <w:rFonts w:ascii="Arial" w:hAnsi="Arial" w:cs="Arial"/>
          <w:i/>
          <w:iCs/>
          <w:color w:val="FF0000"/>
          <w:szCs w:val="28"/>
        </w:rPr>
        <w:t xml:space="preserve"> cruciformly into the holy chalice whatever is sufficient, saying: </w:t>
      </w:r>
    </w:p>
    <w:p w14:paraId="1B0C2F4B" w14:textId="77777777" w:rsidR="00907D1F" w:rsidRDefault="00907D1F" w:rsidP="00C65A78">
      <w:pPr>
        <w:pStyle w:val="l-vlrg-silent-125-indented"/>
      </w:pPr>
      <w:r>
        <w:rPr>
          <w:rStyle w:val="ssbi"/>
          <w:sz w:val="28"/>
        </w:rPr>
        <w:t>Deacon:</w:t>
      </w:r>
      <w:r>
        <w:t xml:space="preserve"> The fervor of faith, full of the Holy Spirit. Amen.</w:t>
      </w:r>
    </w:p>
    <w:p w14:paraId="3D7F103C" w14:textId="77777777" w:rsidR="00907D1F" w:rsidRPr="00AA7004" w:rsidRDefault="00907D1F" w:rsidP="00907D1F">
      <w:pPr>
        <w:pStyle w:val="Blockquote"/>
        <w:rPr>
          <w:rFonts w:ascii="Arial" w:hAnsi="Arial" w:cs="Arial"/>
          <w:i/>
          <w:iCs/>
          <w:color w:val="FF0000"/>
          <w:szCs w:val="28"/>
        </w:rPr>
      </w:pPr>
      <w:r w:rsidRPr="00AA7004">
        <w:rPr>
          <w:rFonts w:ascii="Arial" w:hAnsi="Arial" w:cs="Arial"/>
          <w:i/>
          <w:iCs/>
          <w:color w:val="FF0000"/>
          <w:szCs w:val="28"/>
        </w:rPr>
        <w:t xml:space="preserve">And having set aside the warm water, he </w:t>
      </w:r>
      <w:proofErr w:type="spellStart"/>
      <w:r w:rsidRPr="00AA7004">
        <w:rPr>
          <w:rFonts w:ascii="Arial" w:hAnsi="Arial" w:cs="Arial"/>
          <w:i/>
          <w:iCs/>
          <w:color w:val="FF0000"/>
          <w:szCs w:val="28"/>
        </w:rPr>
        <w:t>standeth</w:t>
      </w:r>
      <w:proofErr w:type="spellEnd"/>
      <w:r w:rsidRPr="00AA7004">
        <w:rPr>
          <w:rFonts w:ascii="Arial" w:hAnsi="Arial" w:cs="Arial"/>
          <w:i/>
          <w:iCs/>
          <w:color w:val="FF0000"/>
          <w:szCs w:val="28"/>
        </w:rPr>
        <w:t xml:space="preserve"> near the high place, facing the holy table with his arms folded crosswise. </w:t>
      </w:r>
    </w:p>
    <w:p w14:paraId="4E9EAC48" w14:textId="77777777" w:rsidR="00907D1F" w:rsidRPr="00AA7004" w:rsidRDefault="00907D1F" w:rsidP="00907D1F">
      <w:pPr>
        <w:pStyle w:val="Blockquote"/>
        <w:rPr>
          <w:rFonts w:ascii="Arial" w:hAnsi="Arial" w:cs="Arial"/>
          <w:i/>
          <w:iCs/>
          <w:color w:val="FF0000"/>
          <w:szCs w:val="28"/>
        </w:rPr>
      </w:pPr>
      <w:r w:rsidRPr="00AA7004">
        <w:rPr>
          <w:rFonts w:ascii="Arial" w:hAnsi="Arial" w:cs="Arial"/>
          <w:i/>
          <w:iCs/>
          <w:color w:val="FF0000"/>
          <w:szCs w:val="28"/>
        </w:rPr>
        <w:t xml:space="preserve">Concerning the Breaking of the Holy Lamb. </w:t>
      </w:r>
      <w:r w:rsidRPr="00AA7004">
        <w:rPr>
          <w:rFonts w:ascii="Arial" w:hAnsi="Arial" w:cs="Arial"/>
          <w:i/>
          <w:iCs/>
          <w:color w:val="FF0000"/>
          <w:szCs w:val="28"/>
        </w:rPr>
        <w:br/>
        <w:t> </w:t>
      </w:r>
      <w:r w:rsidRPr="00AA7004">
        <w:rPr>
          <w:rFonts w:ascii="Arial" w:hAnsi="Arial" w:cs="Arial"/>
          <w:i/>
          <w:iCs/>
          <w:color w:val="FF0000"/>
          <w:szCs w:val="28"/>
        </w:rPr>
        <w:br/>
        <w:t>It is necessary for thee to know, O priest, that on breaking the Holy Lamb thou must place the part with the sign of the Cross downward on the holy diskos, the incised side upward, as before when it was cut. IC, therefore, is placed at the upper side of the holy diskos, which is toward the east. And XC, at the bottom, which is toward the west; and that which is NI, upon the North side; and KA, on the South side.</w:t>
      </w:r>
    </w:p>
    <w:p w14:paraId="384421DF" w14:textId="77777777" w:rsidR="00907D1F" w:rsidRPr="00AA7004" w:rsidRDefault="00907D1F" w:rsidP="00907D1F">
      <w:pPr>
        <w:pStyle w:val="Blockquote"/>
        <w:jc w:val="both"/>
        <w:rPr>
          <w:rFonts w:ascii="Arial" w:hAnsi="Arial" w:cs="Arial"/>
          <w:i/>
          <w:iCs/>
          <w:color w:val="FF0000"/>
          <w:szCs w:val="28"/>
        </w:rPr>
      </w:pPr>
      <w:r w:rsidRPr="00AA7004">
        <w:rPr>
          <w:rFonts w:ascii="Arial" w:hAnsi="Arial" w:cs="Arial"/>
          <w:i/>
          <w:iCs/>
          <w:color w:val="FF0000"/>
          <w:szCs w:val="28"/>
        </w:rPr>
        <w:lastRenderedPageBreak/>
        <w:t xml:space="preserve">Taking the portion IC, therefore, place it into the holy chalice. And divide the portion XC among the priests and deacons. Divide the other two portions, namely NI and KA, among the communicants in small particles, as many as may be sufficient according to thine own estimation. But of the portion of the most holy Theotokos, or of the nine orders of saints, or any others which are upon the holy diskos, thou shalt in no wise communicate anyone; only of the two portions which remain of the Holy Lamb shalt thou give in Communion. </w:t>
      </w:r>
      <w:r w:rsidRPr="00AA7004">
        <w:rPr>
          <w:rFonts w:ascii="Arial" w:hAnsi="Arial" w:cs="Arial"/>
          <w:i/>
          <w:iCs/>
          <w:color w:val="FF0000"/>
          <w:szCs w:val="28"/>
        </w:rPr>
        <w:br/>
        <w:t> </w:t>
      </w:r>
      <w:r w:rsidRPr="00AA7004">
        <w:rPr>
          <w:rFonts w:ascii="Arial" w:hAnsi="Arial" w:cs="Arial"/>
          <w:i/>
          <w:iCs/>
          <w:color w:val="FF0000"/>
          <w:szCs w:val="28"/>
        </w:rPr>
        <w:br/>
        <w:t xml:space="preserve">Furthermore, be it known unto Thee also concerning this: that when thou dost dilute with the holy hot water the Divine Blood of the Master, then thou shalt pour with discretion so that there be enough for all that desire to partake. So also the wine and water, when thou dost pierce the Holy Lamb, thou art to pour at that time an amount sufficient for all; after this, thou shalt pour no more, but only that which is necessary for the dilution at: Holy Things are for the Holy, and thus communicate all therefrom. </w:t>
      </w:r>
    </w:p>
    <w:p w14:paraId="28D42814" w14:textId="0FC59FA1" w:rsidR="00907D1F" w:rsidRDefault="00907D1F" w:rsidP="00B23A0F">
      <w:pPr>
        <w:pStyle w:val="l-rubric-lrg"/>
        <w:jc w:val="center"/>
      </w:pPr>
      <w:bookmarkStart w:id="61" w:name="h40"/>
      <w:bookmarkEnd w:id="61"/>
      <w:r>
        <w:t>The Communion of the Clergy</w:t>
      </w:r>
    </w:p>
    <w:p w14:paraId="6E12465A" w14:textId="77777777" w:rsidR="00907D1F" w:rsidRDefault="00907D1F" w:rsidP="00907D1F">
      <w:pPr>
        <w:pStyle w:val="Blockquote"/>
        <w:rPr>
          <w:rStyle w:val="ru"/>
          <w:sz w:val="28"/>
        </w:rPr>
      </w:pPr>
      <w:r>
        <w:rPr>
          <w:rStyle w:val="ru"/>
          <w:sz w:val="28"/>
        </w:rPr>
        <w:t xml:space="preserve">And the priest and deacon bow thrice as the priest sayeth: </w:t>
      </w:r>
    </w:p>
    <w:p w14:paraId="4E21E8A6" w14:textId="77777777" w:rsidR="00852E08" w:rsidRDefault="00907D1F" w:rsidP="00C65A78">
      <w:pPr>
        <w:pStyle w:val="l-vlrg-silent-125-indented"/>
      </w:pPr>
      <w:r>
        <w:rPr>
          <w:rStyle w:val="ssbi"/>
          <w:sz w:val="28"/>
        </w:rPr>
        <w:t>Priest:</w:t>
      </w:r>
      <w:r>
        <w:t xml:space="preserve"> O God, cleanse me a sinner. </w:t>
      </w:r>
      <w:r w:rsidRPr="00D0289A">
        <w:rPr>
          <w:rStyle w:val="l-rubric-lrgChar"/>
        </w:rPr>
        <w:t>Thrice.</w:t>
      </w:r>
      <w:r>
        <w:t xml:space="preserve"> </w:t>
      </w:r>
      <w:r>
        <w:br/>
      </w:r>
    </w:p>
    <w:p w14:paraId="05E70F2F" w14:textId="77777777" w:rsidR="00907D1F" w:rsidRDefault="00907D1F" w:rsidP="00C65A78">
      <w:pPr>
        <w:pStyle w:val="l-vlrg-silent-125-indented"/>
      </w:pPr>
      <w:r>
        <w:t xml:space="preserve">O God, absolve, remit and pardon our voluntary and involuntary sins, in word and deed, known and unknown, by day and night, in mind and thought; forgive us all, in thy goodness and love for men. </w:t>
      </w:r>
    </w:p>
    <w:p w14:paraId="0C3E409D" w14:textId="77777777" w:rsidR="00B51424" w:rsidRDefault="00907D1F" w:rsidP="00C65A78">
      <w:pPr>
        <w:pStyle w:val="l-vlrg-silent-125-indented"/>
      </w:pPr>
      <w:r>
        <w:t xml:space="preserve">Deacon, Draw nigh. </w:t>
      </w:r>
      <w:r>
        <w:br/>
      </w:r>
    </w:p>
    <w:p w14:paraId="4B4185E6" w14:textId="77777777" w:rsidR="00907D1F" w:rsidRDefault="00907D1F" w:rsidP="00C65A78">
      <w:pPr>
        <w:pStyle w:val="l-vlrg-silent-125-indented"/>
      </w:pPr>
      <w:r>
        <w:rPr>
          <w:rStyle w:val="ssbi"/>
          <w:sz w:val="28"/>
        </w:rPr>
        <w:t>Deacon:</w:t>
      </w:r>
      <w:r>
        <w:t xml:space="preserve"> Behold, I approach unto the immortal King and our God. </w:t>
      </w:r>
    </w:p>
    <w:p w14:paraId="2BBAB19B" w14:textId="77777777" w:rsidR="00907D1F" w:rsidRPr="00AA7004" w:rsidRDefault="00907D1F" w:rsidP="00907D1F">
      <w:pPr>
        <w:pStyle w:val="Blockquote"/>
        <w:jc w:val="both"/>
        <w:rPr>
          <w:rFonts w:ascii="Arial" w:hAnsi="Arial" w:cs="Arial"/>
          <w:i/>
          <w:iCs/>
          <w:color w:val="FF0000"/>
          <w:szCs w:val="28"/>
        </w:rPr>
      </w:pPr>
      <w:r w:rsidRPr="00AA7004">
        <w:rPr>
          <w:rFonts w:ascii="Arial" w:hAnsi="Arial" w:cs="Arial"/>
          <w:i/>
          <w:iCs/>
          <w:color w:val="FF0000"/>
          <w:szCs w:val="28"/>
        </w:rPr>
        <w:t xml:space="preserve">And approaching, the deacon maketh a bow, reverently asking forgiveness. The priest, holding the Holy Bread, giveth it to the deacon; and the deacon having kissed the hand of him that giveth, receiveth the Holy Bread saying: </w:t>
      </w:r>
    </w:p>
    <w:p w14:paraId="343C541C" w14:textId="77777777" w:rsidR="00907D1F" w:rsidRDefault="00907D1F" w:rsidP="00C65A78">
      <w:pPr>
        <w:pStyle w:val="l-vlrg-silent-125-indented"/>
      </w:pPr>
      <w:r>
        <w:rPr>
          <w:rStyle w:val="ssbi"/>
          <w:sz w:val="28"/>
        </w:rPr>
        <w:t>Deacon:</w:t>
      </w:r>
      <w:r>
        <w:t xml:space="preserve"> Impart unto me, Master the precious and holy Body of our Lord and God and Savior Jesus Christ. </w:t>
      </w:r>
    </w:p>
    <w:p w14:paraId="097396FC" w14:textId="77777777" w:rsidR="00B51424" w:rsidRDefault="00B51424" w:rsidP="00C65A78">
      <w:pPr>
        <w:pStyle w:val="l-vlrg-silent-125-indented"/>
        <w:rPr>
          <w:rStyle w:val="ssbi"/>
          <w:sz w:val="28"/>
        </w:rPr>
      </w:pPr>
    </w:p>
    <w:p w14:paraId="3273E8BC" w14:textId="77777777" w:rsidR="00907D1F" w:rsidRDefault="00907D1F" w:rsidP="00C65A78">
      <w:pPr>
        <w:pStyle w:val="l-vlrg-silent-125-indented"/>
      </w:pPr>
      <w:r>
        <w:rPr>
          <w:rStyle w:val="ssbi"/>
          <w:sz w:val="28"/>
        </w:rPr>
        <w:t>Priest:</w:t>
      </w:r>
      <w:r>
        <w:t xml:space="preserve"> To the sacred Deacon </w:t>
      </w:r>
      <w:r w:rsidRPr="00D0289A">
        <w:rPr>
          <w:rStyle w:val="l-rubric-lrgChar"/>
        </w:rPr>
        <w:t>N.</w:t>
      </w:r>
      <w:r>
        <w:t xml:space="preserve"> is imparted the precious, and holy, and most pure Body of our Lord and God and Savior Jesus Christ, unto the remission of his sins, and life everlasting. </w:t>
      </w:r>
    </w:p>
    <w:p w14:paraId="23B44E10" w14:textId="77777777" w:rsidR="00907D1F" w:rsidRPr="00AA7004" w:rsidRDefault="00907D1F" w:rsidP="00907D1F">
      <w:pPr>
        <w:pStyle w:val="Blockquote"/>
        <w:jc w:val="both"/>
        <w:rPr>
          <w:rFonts w:ascii="Arial" w:hAnsi="Arial" w:cs="Arial"/>
          <w:i/>
          <w:iCs/>
          <w:color w:val="FF0000"/>
          <w:szCs w:val="28"/>
        </w:rPr>
      </w:pPr>
      <w:r w:rsidRPr="00AA7004">
        <w:rPr>
          <w:rFonts w:ascii="Arial" w:hAnsi="Arial" w:cs="Arial"/>
          <w:i/>
          <w:iCs/>
          <w:color w:val="FF0000"/>
          <w:szCs w:val="28"/>
        </w:rPr>
        <w:t xml:space="preserve">And, bowing his head, the deacon goeth behind the holy table and prayeth as doth the priest saying 'I believe, O Lord', and the rest. </w:t>
      </w:r>
    </w:p>
    <w:p w14:paraId="57238684" w14:textId="77777777" w:rsidR="00AA7004" w:rsidRDefault="00AA7004" w:rsidP="00907D1F">
      <w:pPr>
        <w:pStyle w:val="Blockquote"/>
        <w:jc w:val="both"/>
        <w:rPr>
          <w:rFonts w:ascii="Arial" w:hAnsi="Arial" w:cs="Arial"/>
          <w:i/>
          <w:iCs/>
          <w:color w:val="FF0000"/>
          <w:szCs w:val="28"/>
        </w:rPr>
      </w:pPr>
    </w:p>
    <w:p w14:paraId="08EC5378" w14:textId="77777777" w:rsidR="00907D1F" w:rsidRPr="00AA7004" w:rsidRDefault="00907D1F" w:rsidP="00907D1F">
      <w:pPr>
        <w:pStyle w:val="Blockquote"/>
        <w:jc w:val="both"/>
        <w:rPr>
          <w:rFonts w:ascii="Arial" w:hAnsi="Arial" w:cs="Arial"/>
          <w:i/>
          <w:iCs/>
          <w:color w:val="FF0000"/>
          <w:szCs w:val="28"/>
        </w:rPr>
      </w:pPr>
      <w:r w:rsidRPr="00AA7004">
        <w:rPr>
          <w:rFonts w:ascii="Arial" w:hAnsi="Arial" w:cs="Arial"/>
          <w:i/>
          <w:iCs/>
          <w:color w:val="FF0000"/>
          <w:szCs w:val="28"/>
        </w:rPr>
        <w:lastRenderedPageBreak/>
        <w:t xml:space="preserve">Likewise the priest, taking one portion of the Holy Bread, saith: </w:t>
      </w:r>
    </w:p>
    <w:p w14:paraId="6D4ACA14" w14:textId="77777777" w:rsidR="00907D1F" w:rsidRDefault="00907D1F" w:rsidP="00C65A78">
      <w:pPr>
        <w:pStyle w:val="l-vlrg-silent-125-indented"/>
      </w:pPr>
      <w:r>
        <w:rPr>
          <w:rStyle w:val="ssbi"/>
          <w:sz w:val="28"/>
        </w:rPr>
        <w:t>Priest:</w:t>
      </w:r>
      <w:r>
        <w:t xml:space="preserve"> Behold, I approach unto Christ, the immortal King and our God. </w:t>
      </w:r>
    </w:p>
    <w:p w14:paraId="693756E7" w14:textId="77777777" w:rsidR="00907D1F" w:rsidRDefault="00907D1F" w:rsidP="00C65A78">
      <w:pPr>
        <w:pStyle w:val="l-vlrg-silent-125-indented"/>
      </w:pPr>
      <w:r>
        <w:rPr>
          <w:rStyle w:val="ssbi"/>
          <w:sz w:val="28"/>
        </w:rPr>
        <w:t>Priest:</w:t>
      </w:r>
      <w:r>
        <w:t xml:space="preserve"> The precious and most holy Body of our Lord and God and Savior Jesus Christ is imparted unto me, the Priest </w:t>
      </w:r>
      <w:r w:rsidRPr="00D0289A">
        <w:rPr>
          <w:rStyle w:val="l-rubric-lrgChar"/>
        </w:rPr>
        <w:t>N.</w:t>
      </w:r>
      <w:r>
        <w:rPr>
          <w:rStyle w:val="ru"/>
        </w:rPr>
        <w:t>,</w:t>
      </w:r>
      <w:r>
        <w:t xml:space="preserve"> unto the remission of my sins, and life everlasting. </w:t>
      </w:r>
    </w:p>
    <w:p w14:paraId="5AD1EC61" w14:textId="77777777" w:rsidR="00104B73" w:rsidRDefault="00B51424" w:rsidP="00907D1F">
      <w:pPr>
        <w:pStyle w:val="Blockquote"/>
        <w:rPr>
          <w:rFonts w:ascii="Arial" w:hAnsi="Arial" w:cs="Arial"/>
          <w:i/>
          <w:iCs/>
          <w:color w:val="FF0000"/>
          <w:szCs w:val="28"/>
        </w:rPr>
      </w:pPr>
      <w:r>
        <w:rPr>
          <w:rFonts w:ascii="Arial" w:hAnsi="Arial" w:cs="Arial"/>
          <w:i/>
          <w:iCs/>
          <w:color w:val="FF0000"/>
          <w:szCs w:val="28"/>
        </w:rPr>
        <w:br w:type="page"/>
      </w:r>
    </w:p>
    <w:p w14:paraId="671E61C2" w14:textId="77777777" w:rsidR="00104B73" w:rsidRDefault="00104B73" w:rsidP="00907D1F">
      <w:pPr>
        <w:pStyle w:val="Blockquote"/>
        <w:rPr>
          <w:rFonts w:ascii="Arial" w:hAnsi="Arial" w:cs="Arial"/>
          <w:i/>
          <w:iCs/>
          <w:color w:val="FF0000"/>
          <w:szCs w:val="28"/>
        </w:rPr>
      </w:pPr>
    </w:p>
    <w:p w14:paraId="0B0DBCA7" w14:textId="42663C26" w:rsidR="00907D1F" w:rsidRPr="00AA7004" w:rsidRDefault="00907D1F" w:rsidP="00907D1F">
      <w:pPr>
        <w:pStyle w:val="Blockquote"/>
        <w:rPr>
          <w:rFonts w:ascii="Arial" w:hAnsi="Arial" w:cs="Arial"/>
          <w:i/>
          <w:iCs/>
          <w:color w:val="FF0000"/>
          <w:szCs w:val="28"/>
        </w:rPr>
      </w:pPr>
      <w:r w:rsidRPr="00AA7004">
        <w:rPr>
          <w:rFonts w:ascii="Arial" w:hAnsi="Arial" w:cs="Arial"/>
          <w:i/>
          <w:iCs/>
          <w:color w:val="FF0000"/>
          <w:szCs w:val="28"/>
        </w:rPr>
        <w:t xml:space="preserve">And bowing his head, he prayeth, saying: </w:t>
      </w:r>
    </w:p>
    <w:p w14:paraId="52867D55" w14:textId="77777777" w:rsidR="006665EE" w:rsidRDefault="006665EE" w:rsidP="00C65A78">
      <w:pPr>
        <w:pStyle w:val="l-vlrg-silent-125-indented"/>
        <w:rPr>
          <w:rStyle w:val="ssbi"/>
          <w:sz w:val="28"/>
        </w:rPr>
        <w:sectPr w:rsidR="006665EE" w:rsidSect="00CE71EC">
          <w:type w:val="continuous"/>
          <w:pgSz w:w="12240" w:h="15840" w:code="1"/>
          <w:pgMar w:top="432" w:right="432" w:bottom="432" w:left="432" w:header="720" w:footer="432" w:gutter="0"/>
          <w:cols w:space="720"/>
          <w:docGrid w:linePitch="360"/>
        </w:sectPr>
      </w:pPr>
    </w:p>
    <w:p w14:paraId="45C55950" w14:textId="2B89AE6B" w:rsidR="00104B73" w:rsidRDefault="00907D1F" w:rsidP="00C65A78">
      <w:pPr>
        <w:pStyle w:val="l-vlrg-silent-125-indented"/>
      </w:pPr>
      <w:r>
        <w:rPr>
          <w:rStyle w:val="ssbi"/>
          <w:sz w:val="28"/>
        </w:rPr>
        <w:t>Priest:</w:t>
      </w:r>
      <w:r>
        <w:t xml:space="preserve"> I believe, O Lord, and I confess that Thou art truly the Christ, the Son of the living God, who didst come into the world to save sinners, of whom I am chief. Moreover, I believe that this is truly Thy most pure Body, and that this is truly Thine own precious Blood. Wherefore, I pray Thee: Have mercy on me and forgive me my transgressions, voluntary and involuntary, whether in word or deed, in knowledge or in ignorance. And vouchsafe me to partake without condemnation of Thy most pure </w:t>
      </w:r>
      <w:r>
        <w:t>Mysteries unto the remission of sins and life everlasting. Amen.</w:t>
      </w:r>
    </w:p>
    <w:p w14:paraId="20BA343A" w14:textId="5BF50AEC" w:rsidR="00104B73" w:rsidRDefault="00907D1F" w:rsidP="00C65A78">
      <w:pPr>
        <w:pStyle w:val="l-vlrg-silent-125-indented"/>
      </w:pPr>
      <w:r>
        <w:t xml:space="preserve">Of thy Mystical Supper, O Son of God, receive me today as a communicant; for I will not speak of the Mystery to Thine enemies, nor will I give Thee a kiss as did Judas, but like the Thief do I confess Thee: Remember me, O Lord in Thy kingdom. </w:t>
      </w:r>
    </w:p>
    <w:p w14:paraId="290B1941" w14:textId="62B0E795" w:rsidR="00907D1F" w:rsidRDefault="00907D1F" w:rsidP="00C65A78">
      <w:pPr>
        <w:pStyle w:val="l-vlrg-silent-125-indented"/>
      </w:pPr>
      <w:r>
        <w:t xml:space="preserve">Let not the communion of Thy Holy Mysteries be unto me for judgment or condemnation, O Lord, but for healing of soul and body. </w:t>
      </w:r>
    </w:p>
    <w:p w14:paraId="17543622" w14:textId="77777777" w:rsidR="006665EE" w:rsidRDefault="006665EE" w:rsidP="00907D1F">
      <w:pPr>
        <w:pStyle w:val="Blockquote"/>
        <w:rPr>
          <w:rFonts w:ascii="Arial" w:hAnsi="Arial" w:cs="Arial"/>
          <w:i/>
          <w:iCs/>
          <w:color w:val="FF0000"/>
          <w:szCs w:val="28"/>
        </w:rPr>
        <w:sectPr w:rsidR="006665EE" w:rsidSect="00C64D47">
          <w:type w:val="continuous"/>
          <w:pgSz w:w="12240" w:h="15840" w:code="1"/>
          <w:pgMar w:top="432" w:right="432" w:bottom="432" w:left="432" w:header="720" w:footer="432" w:gutter="0"/>
          <w:cols w:num="2" w:sep="1" w:space="288"/>
          <w:docGrid w:linePitch="360"/>
        </w:sectPr>
      </w:pPr>
    </w:p>
    <w:p w14:paraId="29D48A23" w14:textId="0C82F741" w:rsidR="00907D1F" w:rsidRPr="00AA7004" w:rsidRDefault="00907D1F" w:rsidP="00907D1F">
      <w:pPr>
        <w:pStyle w:val="Blockquote"/>
        <w:rPr>
          <w:rFonts w:ascii="Arial" w:hAnsi="Arial" w:cs="Arial"/>
          <w:i/>
          <w:iCs/>
          <w:color w:val="FF0000"/>
          <w:szCs w:val="28"/>
        </w:rPr>
      </w:pPr>
      <w:r w:rsidRPr="00AA7004">
        <w:rPr>
          <w:rFonts w:ascii="Arial" w:hAnsi="Arial" w:cs="Arial"/>
          <w:i/>
          <w:iCs/>
          <w:color w:val="FF0000"/>
          <w:szCs w:val="28"/>
        </w:rPr>
        <w:t xml:space="preserve">And thus they partake of that which they hold in their hands with fear and all heedfulness. Then rising, the priest taketh the chalice in both hands with the cloth and </w:t>
      </w:r>
      <w:proofErr w:type="spellStart"/>
      <w:r w:rsidRPr="00AA7004">
        <w:rPr>
          <w:rFonts w:ascii="Arial" w:hAnsi="Arial" w:cs="Arial"/>
          <w:i/>
          <w:iCs/>
          <w:color w:val="FF0000"/>
          <w:szCs w:val="28"/>
        </w:rPr>
        <w:t>partaketh</w:t>
      </w:r>
      <w:proofErr w:type="spellEnd"/>
      <w:r w:rsidRPr="00AA7004">
        <w:rPr>
          <w:rFonts w:ascii="Arial" w:hAnsi="Arial" w:cs="Arial"/>
          <w:i/>
          <w:iCs/>
          <w:color w:val="FF0000"/>
          <w:szCs w:val="28"/>
        </w:rPr>
        <w:t xml:space="preserve"> thrice from it saying: </w:t>
      </w:r>
    </w:p>
    <w:p w14:paraId="59C42B0B" w14:textId="77777777" w:rsidR="00907D1F" w:rsidRDefault="00907D1F" w:rsidP="00C65A78">
      <w:pPr>
        <w:pStyle w:val="l-vlrg-silent-125-indented"/>
      </w:pPr>
      <w:r>
        <w:rPr>
          <w:rStyle w:val="ssbi"/>
          <w:sz w:val="28"/>
        </w:rPr>
        <w:t>Priest:</w:t>
      </w:r>
      <w:r>
        <w:t xml:space="preserve"> Of the precious and holy Blood of our Lord and God and Savior Jesus Christ do I, the servant of God, the priest </w:t>
      </w:r>
      <w:r w:rsidRPr="00D0289A">
        <w:rPr>
          <w:rStyle w:val="l-rubric-lrgChar"/>
        </w:rPr>
        <w:t>N.</w:t>
      </w:r>
      <w:r>
        <w:t xml:space="preserve">, partake unto the remission of my sins and life everlasting. Amen. </w:t>
      </w:r>
    </w:p>
    <w:p w14:paraId="55B42607" w14:textId="77777777" w:rsidR="00907D1F" w:rsidRPr="00AA7004" w:rsidRDefault="00907D1F" w:rsidP="00907D1F">
      <w:pPr>
        <w:pStyle w:val="Blockquote"/>
        <w:rPr>
          <w:rFonts w:ascii="Arial" w:hAnsi="Arial" w:cs="Arial"/>
          <w:i/>
          <w:iCs/>
          <w:color w:val="FF0000"/>
          <w:szCs w:val="28"/>
        </w:rPr>
      </w:pPr>
      <w:r w:rsidRPr="00AA7004">
        <w:rPr>
          <w:rFonts w:ascii="Arial" w:hAnsi="Arial" w:cs="Arial"/>
          <w:i/>
          <w:iCs/>
          <w:color w:val="FF0000"/>
          <w:szCs w:val="28"/>
        </w:rPr>
        <w:t>And thus, having wiped his lips and the holy chalice with the cloth which he holdeth in his hand, he saith:</w:t>
      </w:r>
    </w:p>
    <w:p w14:paraId="7B23BCFF" w14:textId="77777777" w:rsidR="00907D1F" w:rsidRDefault="00907D1F" w:rsidP="00C65A78">
      <w:pPr>
        <w:pStyle w:val="l-vlrg-silent-125-indented"/>
      </w:pPr>
      <w:r>
        <w:rPr>
          <w:rStyle w:val="ssbi"/>
          <w:sz w:val="28"/>
        </w:rPr>
        <w:t>Priest:</w:t>
      </w:r>
      <w:r>
        <w:t xml:space="preserve"> Behold, this hath touched my lips, and taketh away mine iniquities, and </w:t>
      </w:r>
      <w:proofErr w:type="spellStart"/>
      <w:r>
        <w:t>purgeth</w:t>
      </w:r>
      <w:proofErr w:type="spellEnd"/>
      <w:r>
        <w:t xml:space="preserve"> away my sins. </w:t>
      </w:r>
    </w:p>
    <w:p w14:paraId="25167667" w14:textId="77777777" w:rsidR="00907D1F" w:rsidRPr="00AA7004" w:rsidRDefault="00431B19" w:rsidP="00907D1F">
      <w:pPr>
        <w:pStyle w:val="Blockquote"/>
        <w:rPr>
          <w:rFonts w:ascii="Arial" w:hAnsi="Arial" w:cs="Arial"/>
          <w:i/>
          <w:iCs/>
          <w:color w:val="FF0000"/>
          <w:szCs w:val="28"/>
        </w:rPr>
      </w:pPr>
      <w:r>
        <w:rPr>
          <w:rFonts w:ascii="Arial" w:hAnsi="Arial" w:cs="Arial"/>
          <w:i/>
          <w:iCs/>
          <w:color w:val="FF0000"/>
          <w:szCs w:val="28"/>
        </w:rPr>
        <w:br w:type="page"/>
      </w:r>
      <w:r w:rsidR="00907D1F" w:rsidRPr="00AA7004">
        <w:rPr>
          <w:rFonts w:ascii="Arial" w:hAnsi="Arial" w:cs="Arial"/>
          <w:i/>
          <w:iCs/>
          <w:color w:val="FF0000"/>
          <w:szCs w:val="28"/>
        </w:rPr>
        <w:lastRenderedPageBreak/>
        <w:t xml:space="preserve">Then he calleth the deacon, saying: </w:t>
      </w:r>
    </w:p>
    <w:p w14:paraId="69C91951" w14:textId="77777777" w:rsidR="00907D1F" w:rsidRDefault="00907D1F" w:rsidP="00C65A78">
      <w:pPr>
        <w:pStyle w:val="l-vlrg-silent-125-indented"/>
      </w:pPr>
      <w:r>
        <w:rPr>
          <w:rStyle w:val="ssbi"/>
          <w:sz w:val="28"/>
        </w:rPr>
        <w:t>Priest:</w:t>
      </w:r>
      <w:r>
        <w:t xml:space="preserve"> Deacon, draw nigh. </w:t>
      </w:r>
    </w:p>
    <w:p w14:paraId="62DD38B4" w14:textId="77777777" w:rsidR="00907D1F" w:rsidRPr="00AA7004" w:rsidRDefault="00907D1F" w:rsidP="00907D1F">
      <w:pPr>
        <w:pStyle w:val="Blockquote"/>
        <w:rPr>
          <w:rFonts w:ascii="Arial" w:hAnsi="Arial" w:cs="Arial"/>
          <w:i/>
          <w:iCs/>
          <w:color w:val="FF0000"/>
          <w:szCs w:val="28"/>
        </w:rPr>
      </w:pPr>
      <w:r w:rsidRPr="00AA7004">
        <w:rPr>
          <w:rFonts w:ascii="Arial" w:hAnsi="Arial" w:cs="Arial"/>
          <w:i/>
          <w:iCs/>
          <w:color w:val="FF0000"/>
          <w:szCs w:val="28"/>
        </w:rPr>
        <w:t xml:space="preserve">And the deacon </w:t>
      </w:r>
      <w:proofErr w:type="spellStart"/>
      <w:r w:rsidRPr="00AA7004">
        <w:rPr>
          <w:rFonts w:ascii="Arial" w:hAnsi="Arial" w:cs="Arial"/>
          <w:i/>
          <w:iCs/>
          <w:color w:val="FF0000"/>
          <w:szCs w:val="28"/>
        </w:rPr>
        <w:t>approacheth</w:t>
      </w:r>
      <w:proofErr w:type="spellEnd"/>
      <w:r w:rsidRPr="00AA7004">
        <w:rPr>
          <w:rFonts w:ascii="Arial" w:hAnsi="Arial" w:cs="Arial"/>
          <w:i/>
          <w:iCs/>
          <w:color w:val="FF0000"/>
          <w:szCs w:val="28"/>
        </w:rPr>
        <w:t xml:space="preserve">, and </w:t>
      </w:r>
      <w:proofErr w:type="spellStart"/>
      <w:r w:rsidRPr="00AA7004">
        <w:rPr>
          <w:rFonts w:ascii="Arial" w:hAnsi="Arial" w:cs="Arial"/>
          <w:i/>
          <w:iCs/>
          <w:color w:val="FF0000"/>
          <w:szCs w:val="28"/>
        </w:rPr>
        <w:t>boweth</w:t>
      </w:r>
      <w:proofErr w:type="spellEnd"/>
      <w:r w:rsidRPr="00AA7004">
        <w:rPr>
          <w:rFonts w:ascii="Arial" w:hAnsi="Arial" w:cs="Arial"/>
          <w:i/>
          <w:iCs/>
          <w:color w:val="FF0000"/>
          <w:szCs w:val="28"/>
        </w:rPr>
        <w:t xml:space="preserve"> down once, saying:</w:t>
      </w:r>
    </w:p>
    <w:p w14:paraId="5BD52A08" w14:textId="77777777" w:rsidR="00907D1F" w:rsidRPr="00AA7004" w:rsidRDefault="00907D1F" w:rsidP="00907D1F">
      <w:pPr>
        <w:pStyle w:val="Blockquote"/>
        <w:rPr>
          <w:rFonts w:ascii="Arial" w:hAnsi="Arial" w:cs="Arial"/>
          <w:i/>
          <w:iCs/>
          <w:color w:val="FF0000"/>
          <w:szCs w:val="28"/>
        </w:rPr>
      </w:pPr>
      <w:r w:rsidRPr="00AA7004">
        <w:rPr>
          <w:rFonts w:ascii="Arial" w:hAnsi="Arial" w:cs="Arial"/>
          <w:i/>
          <w:iCs/>
          <w:color w:val="FF0000"/>
          <w:szCs w:val="28"/>
        </w:rPr>
        <w:t xml:space="preserve">Impart unto me, Master, the precious and holy Blood of our Lord and God and Savior Jesus Christ. </w:t>
      </w:r>
    </w:p>
    <w:p w14:paraId="1BBA4A2D" w14:textId="77777777" w:rsidR="00907D1F" w:rsidRPr="00AA7004" w:rsidRDefault="00907D1F" w:rsidP="00907D1F">
      <w:pPr>
        <w:pStyle w:val="Blockquote"/>
        <w:rPr>
          <w:rFonts w:ascii="Arial" w:hAnsi="Arial" w:cs="Arial"/>
          <w:i/>
          <w:iCs/>
          <w:color w:val="FF0000"/>
          <w:szCs w:val="28"/>
        </w:rPr>
      </w:pPr>
      <w:r w:rsidRPr="00AA7004">
        <w:rPr>
          <w:rFonts w:ascii="Arial" w:hAnsi="Arial" w:cs="Arial"/>
          <w:i/>
          <w:iCs/>
          <w:color w:val="FF0000"/>
          <w:szCs w:val="28"/>
        </w:rPr>
        <w:t xml:space="preserve">And the priest saith: </w:t>
      </w:r>
    </w:p>
    <w:p w14:paraId="54BC6EF2" w14:textId="77777777" w:rsidR="00907D1F" w:rsidRDefault="00907D1F" w:rsidP="00C65A78">
      <w:pPr>
        <w:pStyle w:val="l-vlrg-silent-125-indented"/>
      </w:pPr>
      <w:r>
        <w:rPr>
          <w:rStyle w:val="ssbi"/>
          <w:sz w:val="28"/>
        </w:rPr>
        <w:t>Priest:</w:t>
      </w:r>
      <w:r>
        <w:t xml:space="preserve"> The servant of God, the Deacon </w:t>
      </w:r>
      <w:r w:rsidRPr="00D0289A">
        <w:rPr>
          <w:rStyle w:val="l-rubric-lrgChar"/>
        </w:rPr>
        <w:t>N.</w:t>
      </w:r>
      <w:r>
        <w:t xml:space="preserve">, </w:t>
      </w:r>
      <w:proofErr w:type="spellStart"/>
      <w:r>
        <w:t>partaketh</w:t>
      </w:r>
      <w:proofErr w:type="spellEnd"/>
      <w:r>
        <w:t xml:space="preserve"> of the precious and holy Blood of our Lord and God and Savior Jesus Christ unto the remission of his sins and life everlasting. </w:t>
      </w:r>
    </w:p>
    <w:p w14:paraId="5BF92882" w14:textId="77777777" w:rsidR="00907D1F" w:rsidRPr="00AA7004" w:rsidRDefault="00907D1F" w:rsidP="00907D1F">
      <w:pPr>
        <w:pStyle w:val="Blockquote"/>
        <w:rPr>
          <w:rFonts w:ascii="Arial" w:hAnsi="Arial" w:cs="Arial"/>
          <w:i/>
          <w:iCs/>
          <w:color w:val="FF0000"/>
          <w:szCs w:val="28"/>
        </w:rPr>
      </w:pPr>
      <w:r w:rsidRPr="00AA7004">
        <w:rPr>
          <w:rFonts w:ascii="Arial" w:hAnsi="Arial" w:cs="Arial"/>
          <w:i/>
          <w:iCs/>
          <w:color w:val="FF0000"/>
          <w:szCs w:val="28"/>
        </w:rPr>
        <w:t>The deacon having partaken, the priest saith:</w:t>
      </w:r>
    </w:p>
    <w:p w14:paraId="0093E0F7" w14:textId="77777777" w:rsidR="00907D1F" w:rsidRDefault="00907D1F" w:rsidP="00C65A78">
      <w:pPr>
        <w:pStyle w:val="l-vlrg-silent-125-indented"/>
      </w:pPr>
      <w:r>
        <w:rPr>
          <w:rStyle w:val="ssbi"/>
          <w:sz w:val="28"/>
        </w:rPr>
        <w:t>Priest:</w:t>
      </w:r>
      <w:r>
        <w:t xml:space="preserve"> Behold, this hath touched thy lips, and taketh away thine iniquities, and </w:t>
      </w:r>
      <w:proofErr w:type="spellStart"/>
      <w:r>
        <w:t>purgeth</w:t>
      </w:r>
      <w:proofErr w:type="spellEnd"/>
      <w:r>
        <w:t xml:space="preserve"> away thy sins.</w:t>
      </w:r>
    </w:p>
    <w:p w14:paraId="442A201F" w14:textId="77777777" w:rsidR="00907D1F" w:rsidRPr="00AA7004" w:rsidRDefault="00907D1F" w:rsidP="00907D1F">
      <w:pPr>
        <w:pStyle w:val="Blockquote"/>
        <w:rPr>
          <w:rFonts w:ascii="Arial" w:hAnsi="Arial" w:cs="Arial"/>
          <w:i/>
          <w:iCs/>
          <w:color w:val="FF0000"/>
          <w:szCs w:val="28"/>
        </w:rPr>
      </w:pPr>
      <w:r w:rsidRPr="00AA7004">
        <w:rPr>
          <w:rFonts w:ascii="Arial" w:hAnsi="Arial" w:cs="Arial"/>
          <w:i/>
          <w:iCs/>
          <w:color w:val="FF0000"/>
          <w:szCs w:val="28"/>
        </w:rPr>
        <w:t xml:space="preserve">It should be known, that if there be those who wish to partake of the Holy Mysteries, the priest </w:t>
      </w:r>
      <w:proofErr w:type="spellStart"/>
      <w:r w:rsidRPr="00AA7004">
        <w:rPr>
          <w:rFonts w:ascii="Arial" w:hAnsi="Arial" w:cs="Arial"/>
          <w:i/>
          <w:iCs/>
          <w:color w:val="FF0000"/>
          <w:szCs w:val="28"/>
        </w:rPr>
        <w:t>breaketh</w:t>
      </w:r>
      <w:proofErr w:type="spellEnd"/>
      <w:r w:rsidRPr="00AA7004">
        <w:rPr>
          <w:rFonts w:ascii="Arial" w:hAnsi="Arial" w:cs="Arial"/>
          <w:i/>
          <w:iCs/>
          <w:color w:val="FF0000"/>
          <w:szCs w:val="28"/>
        </w:rPr>
        <w:t xml:space="preserve"> the two portions of the Holy Lamb that remain, that is, NI and KA, into small pieces, so that there be sufficient for all communicants, and then </w:t>
      </w:r>
      <w:proofErr w:type="spellStart"/>
      <w:r w:rsidRPr="00AA7004">
        <w:rPr>
          <w:rFonts w:ascii="Arial" w:hAnsi="Arial" w:cs="Arial"/>
          <w:i/>
          <w:iCs/>
          <w:color w:val="FF0000"/>
          <w:szCs w:val="28"/>
        </w:rPr>
        <w:t>putteth</w:t>
      </w:r>
      <w:proofErr w:type="spellEnd"/>
      <w:r w:rsidRPr="00AA7004">
        <w:rPr>
          <w:rFonts w:ascii="Arial" w:hAnsi="Arial" w:cs="Arial"/>
          <w:i/>
          <w:iCs/>
          <w:color w:val="FF0000"/>
          <w:szCs w:val="28"/>
        </w:rPr>
        <w:t xml:space="preserve"> them in the holy cup. </w:t>
      </w:r>
      <w:r w:rsidRPr="00AA7004">
        <w:rPr>
          <w:rFonts w:ascii="Arial" w:hAnsi="Arial" w:cs="Arial"/>
          <w:i/>
          <w:iCs/>
          <w:color w:val="FF0000"/>
          <w:szCs w:val="28"/>
        </w:rPr>
        <w:br/>
        <w:t> </w:t>
      </w:r>
      <w:r w:rsidRPr="00AA7004">
        <w:rPr>
          <w:rFonts w:ascii="Arial" w:hAnsi="Arial" w:cs="Arial"/>
          <w:i/>
          <w:iCs/>
          <w:color w:val="FF0000"/>
          <w:szCs w:val="28"/>
        </w:rPr>
        <w:br/>
        <w:t xml:space="preserve">And he </w:t>
      </w:r>
      <w:proofErr w:type="spellStart"/>
      <w:r w:rsidRPr="00AA7004">
        <w:rPr>
          <w:rFonts w:ascii="Arial" w:hAnsi="Arial" w:cs="Arial"/>
          <w:i/>
          <w:iCs/>
          <w:color w:val="FF0000"/>
          <w:szCs w:val="28"/>
        </w:rPr>
        <w:t>covereth</w:t>
      </w:r>
      <w:proofErr w:type="spellEnd"/>
      <w:r w:rsidRPr="00AA7004">
        <w:rPr>
          <w:rFonts w:ascii="Arial" w:hAnsi="Arial" w:cs="Arial"/>
          <w:i/>
          <w:iCs/>
          <w:color w:val="FF0000"/>
          <w:szCs w:val="28"/>
        </w:rPr>
        <w:t xml:space="preserve"> the holy chalice with its veil, likewise also on the holy diskos he </w:t>
      </w:r>
      <w:proofErr w:type="spellStart"/>
      <w:r w:rsidRPr="00AA7004">
        <w:rPr>
          <w:rFonts w:ascii="Arial" w:hAnsi="Arial" w:cs="Arial"/>
          <w:i/>
          <w:iCs/>
          <w:color w:val="FF0000"/>
          <w:szCs w:val="28"/>
        </w:rPr>
        <w:t>placeth</w:t>
      </w:r>
      <w:proofErr w:type="spellEnd"/>
      <w:r w:rsidRPr="00AA7004">
        <w:rPr>
          <w:rFonts w:ascii="Arial" w:hAnsi="Arial" w:cs="Arial"/>
          <w:i/>
          <w:iCs/>
          <w:color w:val="FF0000"/>
          <w:szCs w:val="28"/>
        </w:rPr>
        <w:t xml:space="preserve"> the star and its veil. </w:t>
      </w:r>
    </w:p>
    <w:p w14:paraId="2326822A" w14:textId="77777777" w:rsidR="0016229A" w:rsidRDefault="00907D1F" w:rsidP="0016229A">
      <w:pPr>
        <w:pStyle w:val="Blockquote"/>
        <w:rPr>
          <w:rFonts w:ascii="Arial" w:hAnsi="Arial" w:cs="Arial"/>
          <w:i/>
          <w:iCs/>
          <w:color w:val="FF0000"/>
          <w:szCs w:val="28"/>
        </w:rPr>
      </w:pPr>
      <w:r w:rsidRPr="00AA7004">
        <w:rPr>
          <w:rFonts w:ascii="Arial" w:hAnsi="Arial" w:cs="Arial"/>
          <w:i/>
          <w:iCs/>
          <w:color w:val="FF0000"/>
          <w:szCs w:val="28"/>
        </w:rPr>
        <w:t> </w:t>
      </w:r>
      <w:r w:rsidRPr="00AA7004">
        <w:rPr>
          <w:rFonts w:ascii="Arial" w:hAnsi="Arial" w:cs="Arial"/>
          <w:i/>
          <w:iCs/>
          <w:color w:val="FF0000"/>
          <w:szCs w:val="28"/>
        </w:rPr>
        <w:br/>
        <w:t xml:space="preserve">And he saith the prayer: </w:t>
      </w:r>
    </w:p>
    <w:p w14:paraId="43B278BC" w14:textId="436BA3C5" w:rsidR="00104B73" w:rsidRPr="00AA7004" w:rsidRDefault="0016229A" w:rsidP="00C64D47">
      <w:pPr>
        <w:pStyle w:val="l-silent-spacer-lrg"/>
      </w:pPr>
      <w:r>
        <w:t>++++++++++++++++++++++++++++++++++++++++++++++++++++++++++++++++++++++++++++++++++++++++++++++++++++++++++++++++++++++++++++++++++++++++++++++++++++++</w:t>
      </w:r>
    </w:p>
    <w:p w14:paraId="5C7C9348" w14:textId="77777777" w:rsidR="006665EE" w:rsidRDefault="006665EE" w:rsidP="00C65A78">
      <w:pPr>
        <w:pStyle w:val="l-vlrg-silent-125-indented"/>
        <w:rPr>
          <w:rStyle w:val="ssbi"/>
          <w:sz w:val="28"/>
        </w:rPr>
        <w:sectPr w:rsidR="006665EE" w:rsidSect="00CE71EC">
          <w:type w:val="continuous"/>
          <w:pgSz w:w="12240" w:h="15840" w:code="1"/>
          <w:pgMar w:top="432" w:right="432" w:bottom="432" w:left="432" w:header="720" w:footer="432" w:gutter="0"/>
          <w:cols w:space="720"/>
          <w:docGrid w:linePitch="360"/>
        </w:sectPr>
      </w:pPr>
    </w:p>
    <w:p w14:paraId="0A492AF2" w14:textId="14AD6EB3" w:rsidR="00907D1F" w:rsidRDefault="00907D1F" w:rsidP="00C65A78">
      <w:pPr>
        <w:pStyle w:val="l-vlrg-silent-125-indented"/>
      </w:pPr>
      <w:r>
        <w:rPr>
          <w:rStyle w:val="ssbi"/>
          <w:sz w:val="28"/>
        </w:rPr>
        <w:t>Priest:</w:t>
      </w:r>
      <w:r>
        <w:t xml:space="preserve"> </w:t>
      </w:r>
      <w:bookmarkStart w:id="62" w:name="_Hlk101446958"/>
      <w:r>
        <w:t>We</w:t>
      </w:r>
      <w:bookmarkEnd w:id="62"/>
      <w:r>
        <w:t xml:space="preserve"> give thanks unto Thee, O Master, lover of mankind, benefactor of our souls, that on this very day Thou hast vouchsafed unto us thy heavenly and immortal Mysteries. Direct our way, establish us all in Thy </w:t>
      </w:r>
      <w:r>
        <w:t xml:space="preserve">fear, preserve our life, make steadfast our steps, through the intercession and supplications of the glorious Theotokos and Ever-Virgin Mary and of all Thy saints. </w:t>
      </w:r>
    </w:p>
    <w:p w14:paraId="385A49EC" w14:textId="77777777" w:rsidR="006665EE" w:rsidRDefault="006665EE" w:rsidP="00704361">
      <w:pPr>
        <w:pStyle w:val="NormalWeb"/>
        <w:jc w:val="center"/>
        <w:rPr>
          <w:rFonts w:ascii="Arial" w:hAnsi="Arial" w:cs="Arial"/>
          <w:i/>
          <w:iCs/>
          <w:color w:val="FF0000"/>
          <w:sz w:val="28"/>
          <w:szCs w:val="28"/>
        </w:rPr>
        <w:sectPr w:rsidR="006665EE" w:rsidSect="00C64D47">
          <w:type w:val="continuous"/>
          <w:pgSz w:w="12240" w:h="15840" w:code="1"/>
          <w:pgMar w:top="432" w:right="432" w:bottom="432" w:left="432" w:header="720" w:footer="432" w:gutter="0"/>
          <w:cols w:num="2" w:sep="1" w:space="288"/>
          <w:docGrid w:linePitch="360"/>
        </w:sectPr>
      </w:pPr>
    </w:p>
    <w:p w14:paraId="34012BFB" w14:textId="322B0B39" w:rsidR="00AA7004" w:rsidRDefault="00AA7004" w:rsidP="00704361">
      <w:pPr>
        <w:pStyle w:val="NormalWeb"/>
        <w:jc w:val="center"/>
        <w:rPr>
          <w:rFonts w:ascii="Arial" w:hAnsi="Arial" w:cs="Arial"/>
          <w:i/>
          <w:iCs/>
          <w:color w:val="FF0000"/>
          <w:sz w:val="28"/>
          <w:szCs w:val="28"/>
        </w:rPr>
      </w:pPr>
      <w:r>
        <w:rPr>
          <w:rFonts w:ascii="Arial" w:hAnsi="Arial" w:cs="Arial"/>
          <w:i/>
          <w:iCs/>
          <w:color w:val="FF0000"/>
          <w:sz w:val="28"/>
          <w:szCs w:val="28"/>
        </w:rPr>
        <w:br w:type="page"/>
      </w:r>
      <w:r>
        <w:rPr>
          <w:rFonts w:ascii="Arial" w:hAnsi="Arial" w:cs="Arial"/>
          <w:i/>
          <w:iCs/>
          <w:color w:val="FF0000"/>
          <w:sz w:val="28"/>
          <w:szCs w:val="28"/>
        </w:rPr>
        <w:lastRenderedPageBreak/>
        <w:t>The Communion of the People</w:t>
      </w:r>
    </w:p>
    <w:p w14:paraId="2C00FA27" w14:textId="77777777" w:rsidR="00B6214E" w:rsidRPr="007E2211" w:rsidRDefault="00B6214E">
      <w:pPr>
        <w:pStyle w:val="NormalWeb"/>
        <w:rPr>
          <w:rFonts w:ascii="Arial" w:hAnsi="Arial" w:cs="Arial"/>
          <w:i/>
          <w:iCs/>
          <w:color w:val="FF0000"/>
          <w:sz w:val="28"/>
          <w:szCs w:val="28"/>
        </w:rPr>
      </w:pPr>
      <w:r w:rsidRPr="007E2211">
        <w:rPr>
          <w:rFonts w:ascii="Arial" w:hAnsi="Arial" w:cs="Arial"/>
          <w:i/>
          <w:iCs/>
          <w:color w:val="FF0000"/>
          <w:sz w:val="28"/>
          <w:szCs w:val="28"/>
        </w:rPr>
        <w:t xml:space="preserve">Then: </w:t>
      </w:r>
    </w:p>
    <w:p w14:paraId="3C8965F6" w14:textId="77777777" w:rsidR="00B6214E" w:rsidRPr="006B30DC" w:rsidRDefault="00B6214E" w:rsidP="00C65A78">
      <w:pPr>
        <w:pStyle w:val="l-vlrg-prayer-125-indented"/>
      </w:pPr>
      <w:r w:rsidRPr="00B23A0F">
        <w:rPr>
          <w:rStyle w:val="l-label-largeChar"/>
        </w:rPr>
        <w:t>Deacon or Priest:</w:t>
      </w:r>
      <w:r w:rsidRPr="006B30DC">
        <w:t xml:space="preserve"> </w:t>
      </w:r>
      <w:r w:rsidRPr="00D0289A">
        <w:rPr>
          <w:rStyle w:val="l-exclamation-15-lrgChar"/>
        </w:rPr>
        <w:t>With fear of God and with faith, draw nigh.</w:t>
      </w:r>
    </w:p>
    <w:p w14:paraId="7E196641" w14:textId="77777777" w:rsidR="0020161D" w:rsidRDefault="0020161D" w:rsidP="005C70D1">
      <w:pPr>
        <w:pStyle w:val="l-prayer-15-lrg"/>
        <w:rPr>
          <w:rStyle w:val="l-label-largeChar"/>
        </w:rPr>
      </w:pPr>
    </w:p>
    <w:p w14:paraId="2F74CE4A" w14:textId="77777777" w:rsidR="00B6214E" w:rsidRPr="00D0289A" w:rsidRDefault="00B6214E" w:rsidP="00C65A78">
      <w:pPr>
        <w:pStyle w:val="l-vlrg-prayer-125-indented"/>
        <w:rPr>
          <w:rStyle w:val="l-choir-lrgChar"/>
        </w:rPr>
      </w:pPr>
      <w:r w:rsidRPr="00B23A0F">
        <w:rPr>
          <w:rStyle w:val="l-label-largeChar"/>
        </w:rPr>
        <w:t>Choir:</w:t>
      </w:r>
      <w:r w:rsidRPr="006B30DC">
        <w:t xml:space="preserve"> </w:t>
      </w:r>
      <w:r w:rsidRPr="00D0289A">
        <w:rPr>
          <w:rStyle w:val="l-choir-lrgChar"/>
        </w:rPr>
        <w:t>Blessed is He that cometh in the name of the Lord. God is the Lord, and hath appeared unto us.</w:t>
      </w:r>
    </w:p>
    <w:p w14:paraId="2F1ABE55" w14:textId="77777777" w:rsidR="0020161D" w:rsidRDefault="0020161D" w:rsidP="005C70D1">
      <w:pPr>
        <w:pStyle w:val="l-prayer-15-lrg"/>
        <w:rPr>
          <w:rStyle w:val="l-label-largeChar"/>
        </w:rPr>
      </w:pPr>
    </w:p>
    <w:p w14:paraId="3004875D" w14:textId="77777777" w:rsidR="00B6214E" w:rsidRDefault="00B6214E" w:rsidP="00C65A78">
      <w:pPr>
        <w:pStyle w:val="l-vlrg-prayer-125-indented"/>
      </w:pPr>
      <w:r w:rsidRPr="00B23A0F">
        <w:rPr>
          <w:rStyle w:val="l-label-largeChar"/>
        </w:rPr>
        <w:t>Priest or Bishop:</w:t>
      </w:r>
      <w:r w:rsidRPr="006B30DC">
        <w:t xml:space="preserve"> I believe, O Lord, and I confess that Thou art truly the Christ, the Son of the living God, Who didst come into the world to save sinners, of whom I am chief. Moreover, I believe that this is truly Thy most pure Body, and that this is truly Thine Own Precious Blood. Wherefore, I pray Thee: Have mercy on me and forgive me my transgressions, voluntary and involuntary, in word and in deed, in knowledge and in ignorance. And vouchsafe me to partake without condemnation of Thy most pure Mysteries unto the remission of sins and life everlasting.</w:t>
      </w:r>
    </w:p>
    <w:p w14:paraId="38C9D560" w14:textId="77777777" w:rsidR="0020161D" w:rsidRPr="006B30DC" w:rsidRDefault="0020161D" w:rsidP="00C65A78">
      <w:pPr>
        <w:pStyle w:val="l-vlrg-prayer-125-indented"/>
      </w:pPr>
    </w:p>
    <w:p w14:paraId="320B8E81" w14:textId="77777777" w:rsidR="00B6214E" w:rsidRDefault="00B6214E" w:rsidP="00C65A78">
      <w:pPr>
        <w:pStyle w:val="l-vlrg-prayer-125-indented"/>
      </w:pPr>
      <w:r w:rsidRPr="006B30DC">
        <w:t>Of Thy Mystical Supper, O Son of God, receive me today as a communicant; for I will not speak of the Mystery to Thine enemies, nor will I give Thee a kiss as did Judas, but like the Thief do I confess Thee: Remember me, O Lord, in Thy kingdom.</w:t>
      </w:r>
    </w:p>
    <w:p w14:paraId="0066C169" w14:textId="77777777" w:rsidR="0020161D" w:rsidRPr="006B30DC" w:rsidRDefault="0020161D" w:rsidP="00C65A78">
      <w:pPr>
        <w:pStyle w:val="l-vlrg-prayer-125-indented"/>
      </w:pPr>
    </w:p>
    <w:p w14:paraId="011684C2" w14:textId="77777777" w:rsidR="00B6214E" w:rsidRPr="006B30DC" w:rsidRDefault="00B6214E" w:rsidP="00C65A78">
      <w:pPr>
        <w:pStyle w:val="l-vlrg-prayer-125-indented"/>
      </w:pPr>
      <w:r w:rsidRPr="006B30DC">
        <w:t>Let not the communion of Thy Holy Mysteries be unto me for judgment or condemnation, O Lord, but for healing of soul and body.</w:t>
      </w:r>
    </w:p>
    <w:p w14:paraId="57EFAF03" w14:textId="77777777" w:rsidR="00B6214E" w:rsidRPr="00D0289A" w:rsidRDefault="0020161D" w:rsidP="00D0289A">
      <w:pPr>
        <w:pStyle w:val="l-rubric-lrg"/>
      </w:pPr>
      <w:r>
        <w:br w:type="page"/>
      </w:r>
      <w:r w:rsidR="00B6214E" w:rsidRPr="007E2211">
        <w:lastRenderedPageBreak/>
        <w:t>And as each person recei</w:t>
      </w:r>
      <w:r w:rsidR="007A6B08" w:rsidRPr="00D0289A">
        <w:t>vet</w:t>
      </w:r>
      <w:r w:rsidR="00B6214E" w:rsidRPr="007E2211">
        <w:t>h Holy Communion</w:t>
      </w:r>
      <w:r w:rsidR="00B6214E" w:rsidRPr="00D0289A">
        <w:t xml:space="preserve">, </w:t>
      </w:r>
      <w:r w:rsidR="00B6214E" w:rsidRPr="00D0289A">
        <w:rPr>
          <w:bCs/>
        </w:rPr>
        <w:t>the priest or bishop saith</w:t>
      </w:r>
      <w:r w:rsidR="00B6214E" w:rsidRPr="00D0289A">
        <w:t>:</w:t>
      </w:r>
    </w:p>
    <w:p w14:paraId="2119F892" w14:textId="77777777" w:rsidR="00B6214E" w:rsidRPr="006B30DC" w:rsidRDefault="00B6214E" w:rsidP="00C65A78">
      <w:pPr>
        <w:pStyle w:val="l-vlrg-prayer-125-indented"/>
      </w:pPr>
      <w:r w:rsidRPr="006B30DC">
        <w:t xml:space="preserve">The servant </w:t>
      </w:r>
      <w:r w:rsidRPr="00704361">
        <w:rPr>
          <w:rStyle w:val="l-rubric-lrgChar"/>
        </w:rPr>
        <w:t>(or handmaid)</w:t>
      </w:r>
      <w:r w:rsidRPr="006B30DC">
        <w:t xml:space="preserve"> of God, </w:t>
      </w:r>
      <w:r w:rsidRPr="00704361">
        <w:rPr>
          <w:rStyle w:val="l-rubric-lrgChar"/>
        </w:rPr>
        <w:t>N.</w:t>
      </w:r>
      <w:r w:rsidRPr="006B30DC">
        <w:t xml:space="preserve">, </w:t>
      </w:r>
      <w:proofErr w:type="spellStart"/>
      <w:r w:rsidRPr="006B30DC">
        <w:t>partaketh</w:t>
      </w:r>
      <w:proofErr w:type="spellEnd"/>
      <w:r w:rsidRPr="006B30DC">
        <w:t xml:space="preserve"> of the precious and holy Body and Blood of our Lord and God and Savior Jesus Christ unto the remission of sins and life everlasting.</w:t>
      </w:r>
      <w:r w:rsidR="00AA7004">
        <w:t xml:space="preserve"> </w:t>
      </w:r>
      <w:r w:rsidR="00AA7004" w:rsidRPr="00AA7004">
        <w:t xml:space="preserve">Behold, this hath touched thy lips, and taketh away thine iniquities, and </w:t>
      </w:r>
      <w:proofErr w:type="spellStart"/>
      <w:r w:rsidR="00AA7004" w:rsidRPr="00AA7004">
        <w:t>purgeth</w:t>
      </w:r>
      <w:proofErr w:type="spellEnd"/>
      <w:r w:rsidR="00AA7004" w:rsidRPr="00AA7004">
        <w:t xml:space="preserve"> away thy sins.</w:t>
      </w:r>
    </w:p>
    <w:p w14:paraId="7C61B61A" w14:textId="77777777" w:rsidR="0020161D" w:rsidRDefault="0020161D" w:rsidP="005C70D1">
      <w:pPr>
        <w:pStyle w:val="l-prayer-15-lrg"/>
        <w:rPr>
          <w:rStyle w:val="l-label-largeChar"/>
        </w:rPr>
      </w:pPr>
    </w:p>
    <w:p w14:paraId="4B940512" w14:textId="77777777" w:rsidR="00B6214E" w:rsidRPr="00C64D47" w:rsidRDefault="00B6214E" w:rsidP="00C65A78">
      <w:pPr>
        <w:pStyle w:val="l-vlrg-prayer-125-indented"/>
        <w:rPr>
          <w:rStyle w:val="l-choir-lrgChar"/>
        </w:rPr>
      </w:pPr>
      <w:r w:rsidRPr="00B23A0F">
        <w:rPr>
          <w:rStyle w:val="l-label-largeChar"/>
        </w:rPr>
        <w:t>Choir:</w:t>
      </w:r>
      <w:r w:rsidRPr="006B30DC">
        <w:t xml:space="preserve"> </w:t>
      </w:r>
      <w:r w:rsidRPr="00C64D47">
        <w:rPr>
          <w:rStyle w:val="l-choir-lrgChar"/>
        </w:rPr>
        <w:t>Receive ye the Body of Christ; taste ye of the Fountain of Immortality. Alleluia, alleluia, alleluia.</w:t>
      </w:r>
    </w:p>
    <w:p w14:paraId="089366AC" w14:textId="77777777" w:rsidR="0096698A" w:rsidRPr="0096698A" w:rsidRDefault="007E2211" w:rsidP="00B23A0F">
      <w:pPr>
        <w:pStyle w:val="l-rubric-lrg"/>
      </w:pPr>
      <w:r>
        <w:br w:type="page"/>
      </w:r>
      <w:r w:rsidR="0096698A">
        <w:lastRenderedPageBreak/>
        <w:t>A</w:t>
      </w:r>
      <w:r w:rsidR="0096698A" w:rsidRPr="0096698A">
        <w:t xml:space="preserve">fter communion, the priest entereth the holy altar and </w:t>
      </w:r>
      <w:proofErr w:type="spellStart"/>
      <w:r w:rsidR="0096698A" w:rsidRPr="0096698A">
        <w:t>placeth</w:t>
      </w:r>
      <w:proofErr w:type="spellEnd"/>
      <w:r w:rsidR="0096698A" w:rsidRPr="0096698A">
        <w:t xml:space="preserve"> the Holy Things on the Holy Table. The deacon then holdeth the holy diskos over the holy chalice, while emptying the remaining Holy Bread into the chalice, saying these Resurrection Hymns: </w:t>
      </w:r>
    </w:p>
    <w:p w14:paraId="1C96DBFE" w14:textId="77777777" w:rsidR="006665EE" w:rsidRDefault="006665EE" w:rsidP="00C65A78">
      <w:pPr>
        <w:pStyle w:val="l-vlrg-silent-125-indented"/>
        <w:rPr>
          <w:rStyle w:val="ssbi"/>
          <w:sz w:val="28"/>
        </w:rPr>
        <w:sectPr w:rsidR="006665EE" w:rsidSect="00CE71EC">
          <w:type w:val="continuous"/>
          <w:pgSz w:w="12240" w:h="15840" w:code="1"/>
          <w:pgMar w:top="432" w:right="432" w:bottom="432" w:left="432" w:header="720" w:footer="432" w:gutter="0"/>
          <w:cols w:space="720"/>
          <w:docGrid w:linePitch="360"/>
        </w:sectPr>
      </w:pPr>
    </w:p>
    <w:p w14:paraId="19D693E0" w14:textId="58D5C942" w:rsidR="00F50A89" w:rsidRDefault="0096698A" w:rsidP="00C65A78">
      <w:pPr>
        <w:pStyle w:val="l-vlrg-silent-125-indented"/>
      </w:pPr>
      <w:r>
        <w:rPr>
          <w:rStyle w:val="ssbi"/>
          <w:sz w:val="28"/>
        </w:rPr>
        <w:t>Deacon:</w:t>
      </w:r>
      <w:r>
        <w:t xml:space="preserve"> Having beheld the Resurrection of Christ, let us worship the holy Lord Jesus, the Only Sinless one. We worship Thy Cross, O Christ, and Thy holy Resurrection we hymn and glorify, for Thou art our God, and we know none other beside Thee; we call upon Thy name. O come, all ye faithful, let us worship Christ's holy Resurrection, for, behold, through the Cross joy hath come to all the world. Ever blessing the Lord, we hymn His Resurrection, for having endured crucifixion, He hath destroyed death </w:t>
      </w:r>
      <w:r>
        <w:t xml:space="preserve">by death. </w:t>
      </w:r>
      <w:r>
        <w:br/>
      </w:r>
    </w:p>
    <w:p w14:paraId="57F3C57A" w14:textId="77777777" w:rsidR="0096698A" w:rsidRDefault="0096698A" w:rsidP="00C65A78">
      <w:pPr>
        <w:pStyle w:val="l-vlrg-silent-125-indented"/>
      </w:pPr>
      <w:r>
        <w:t xml:space="preserve">Shine, shine, O new Jerusalem, for the glory of the Lord is risen upon thee; dance now, and be glad, O Sion; and do thou exult O pure Theotokos, in the rising of Him Whom thou didst bear. </w:t>
      </w:r>
    </w:p>
    <w:p w14:paraId="3DEBAFA3" w14:textId="77777777" w:rsidR="0096698A" w:rsidRDefault="0096698A" w:rsidP="00C65A78">
      <w:pPr>
        <w:pStyle w:val="l-vlrg-silent-125-indented"/>
      </w:pPr>
    </w:p>
    <w:p w14:paraId="15BDE3A6" w14:textId="77777777" w:rsidR="0096698A" w:rsidRDefault="0096698A" w:rsidP="00C65A78">
      <w:pPr>
        <w:pStyle w:val="l-vlrg-silent-125-indented"/>
      </w:pPr>
      <w:r>
        <w:t xml:space="preserve">O Christ, Thou great and most sacred Pascha! O Wisdom, Word and Power of God! Grant us to partake of Thee more fully in the unwaning day of Thy Kingdom. </w:t>
      </w:r>
    </w:p>
    <w:p w14:paraId="4161CB3C" w14:textId="77777777" w:rsidR="006665EE" w:rsidRDefault="006665EE" w:rsidP="0096698A">
      <w:pPr>
        <w:pStyle w:val="Blockquote"/>
        <w:rPr>
          <w:rFonts w:ascii="Arial" w:hAnsi="Arial" w:cs="Arial"/>
          <w:bCs/>
          <w:i/>
          <w:iCs/>
          <w:color w:val="FF0000"/>
        </w:rPr>
        <w:sectPr w:rsidR="006665EE" w:rsidSect="00C64D47">
          <w:type w:val="continuous"/>
          <w:pgSz w:w="12240" w:h="15840" w:code="1"/>
          <w:pgMar w:top="432" w:right="432" w:bottom="432" w:left="432" w:header="720" w:footer="432" w:gutter="0"/>
          <w:cols w:num="2" w:sep="1" w:space="288"/>
          <w:docGrid w:linePitch="360"/>
        </w:sectPr>
      </w:pPr>
    </w:p>
    <w:p w14:paraId="30D30C35" w14:textId="62827224" w:rsidR="0096698A" w:rsidRPr="0096698A" w:rsidRDefault="0096698A" w:rsidP="0096698A">
      <w:pPr>
        <w:pStyle w:val="Blockquote"/>
        <w:rPr>
          <w:rFonts w:ascii="Arial" w:hAnsi="Arial" w:cs="Arial"/>
          <w:bCs/>
          <w:i/>
          <w:iCs/>
          <w:color w:val="FF0000"/>
        </w:rPr>
      </w:pPr>
      <w:r w:rsidRPr="0096698A">
        <w:rPr>
          <w:rFonts w:ascii="Arial" w:hAnsi="Arial" w:cs="Arial"/>
          <w:bCs/>
          <w:i/>
          <w:iCs/>
          <w:color w:val="FF0000"/>
        </w:rPr>
        <w:t xml:space="preserve">He </w:t>
      </w:r>
      <w:proofErr w:type="spellStart"/>
      <w:r w:rsidRPr="0096698A">
        <w:rPr>
          <w:rFonts w:ascii="Arial" w:hAnsi="Arial" w:cs="Arial"/>
          <w:bCs/>
          <w:i/>
          <w:iCs/>
          <w:color w:val="FF0000"/>
        </w:rPr>
        <w:t>wipeth</w:t>
      </w:r>
      <w:proofErr w:type="spellEnd"/>
      <w:r w:rsidRPr="0096698A">
        <w:rPr>
          <w:rFonts w:ascii="Arial" w:hAnsi="Arial" w:cs="Arial"/>
          <w:bCs/>
          <w:i/>
          <w:iCs/>
          <w:color w:val="FF0000"/>
        </w:rPr>
        <w:t xml:space="preserve"> the holy diskos with the holy sponge exceedingly well, with attentiveness and reverence, saying these words: </w:t>
      </w:r>
    </w:p>
    <w:p w14:paraId="2B8809DF" w14:textId="77777777" w:rsidR="0096698A" w:rsidRDefault="0096698A" w:rsidP="00C65A78">
      <w:pPr>
        <w:pStyle w:val="l-vlrg-silent-125-indented"/>
      </w:pPr>
      <w:r>
        <w:rPr>
          <w:rStyle w:val="ssbi"/>
          <w:sz w:val="28"/>
        </w:rPr>
        <w:t>Deacon:</w:t>
      </w:r>
      <w:r>
        <w:t xml:space="preserve"> By thy precious Blood, O Lord, wash away the sins of those here commemorated, through the intercessions of Thy saints. </w:t>
      </w:r>
    </w:p>
    <w:p w14:paraId="1CEF87D5" w14:textId="77777777" w:rsidR="00AA7004" w:rsidRPr="00AA7004" w:rsidRDefault="00AA7004" w:rsidP="00B23A0F">
      <w:pPr>
        <w:pStyle w:val="l-rubric-lrg"/>
        <w:rPr>
          <w:snapToGrid w:val="0"/>
        </w:rPr>
      </w:pPr>
      <w:r w:rsidRPr="00AA7004">
        <w:rPr>
          <w:snapToGrid w:val="0"/>
        </w:rPr>
        <w:t xml:space="preserve">The priest blesseth the people, exclaiming: </w:t>
      </w:r>
    </w:p>
    <w:p w14:paraId="2C3AA55C" w14:textId="77777777" w:rsidR="00AA7004" w:rsidRDefault="00AA7004" w:rsidP="00AA7004">
      <w:pPr>
        <w:widowControl w:val="0"/>
        <w:spacing w:before="100" w:after="100"/>
        <w:jc w:val="both"/>
        <w:rPr>
          <w:rFonts w:ascii="Arial" w:hAnsi="Arial"/>
          <w:b/>
          <w:i/>
          <w:snapToGrid w:val="0"/>
          <w:sz w:val="28"/>
          <w:szCs w:val="20"/>
        </w:rPr>
      </w:pPr>
    </w:p>
    <w:p w14:paraId="60E68FFD" w14:textId="77777777" w:rsidR="00AA7004" w:rsidRPr="00AA7004" w:rsidRDefault="00AA7004" w:rsidP="00C65A78">
      <w:pPr>
        <w:pStyle w:val="l-vlrg-prayer-125-indented"/>
      </w:pPr>
      <w:r w:rsidRPr="00AA7004">
        <w:rPr>
          <w:i/>
          <w:snapToGrid w:val="0"/>
          <w:sz w:val="28"/>
          <w:szCs w:val="20"/>
        </w:rPr>
        <w:t>Priest:</w:t>
      </w:r>
      <w:r w:rsidRPr="00AA7004">
        <w:rPr>
          <w:snapToGrid w:val="0"/>
          <w:szCs w:val="20"/>
        </w:rPr>
        <w:t xml:space="preserve"> </w:t>
      </w:r>
      <w:r w:rsidRPr="00D0289A">
        <w:rPr>
          <w:rStyle w:val="l-exclamation-15-lrgChar"/>
        </w:rPr>
        <w:t>Save, O God, thy people and bless thine inheritance.</w:t>
      </w:r>
      <w:r w:rsidRPr="00AA7004">
        <w:t xml:space="preserve"> </w:t>
      </w:r>
    </w:p>
    <w:p w14:paraId="082EC763" w14:textId="77777777" w:rsidR="00AA7004" w:rsidRPr="00AA7004" w:rsidRDefault="00AA7004" w:rsidP="00C65A78">
      <w:pPr>
        <w:pStyle w:val="l-vlrg-prayer-125-indented"/>
      </w:pPr>
    </w:p>
    <w:p w14:paraId="05A3D8B7" w14:textId="77777777" w:rsidR="00AA7004" w:rsidRPr="00AA7004" w:rsidRDefault="00AA7004" w:rsidP="00AA7004">
      <w:pPr>
        <w:widowControl w:val="0"/>
        <w:spacing w:before="100" w:after="100"/>
        <w:ind w:left="360" w:right="360"/>
        <w:rPr>
          <w:rFonts w:ascii="Arial" w:hAnsi="Arial"/>
          <w:i/>
          <w:snapToGrid w:val="0"/>
          <w:color w:val="FF0000"/>
          <w:sz w:val="28"/>
          <w:szCs w:val="20"/>
        </w:rPr>
      </w:pPr>
      <w:r w:rsidRPr="00AA7004">
        <w:rPr>
          <w:rFonts w:ascii="Arial" w:hAnsi="Arial"/>
          <w:i/>
          <w:snapToGrid w:val="0"/>
          <w:color w:val="FF0000"/>
          <w:sz w:val="28"/>
          <w:szCs w:val="20"/>
        </w:rPr>
        <w:t xml:space="preserve">And the priest </w:t>
      </w:r>
      <w:proofErr w:type="spellStart"/>
      <w:r w:rsidRPr="00AA7004">
        <w:rPr>
          <w:rFonts w:ascii="Arial" w:hAnsi="Arial"/>
          <w:i/>
          <w:snapToGrid w:val="0"/>
          <w:color w:val="FF0000"/>
          <w:sz w:val="28"/>
          <w:szCs w:val="20"/>
        </w:rPr>
        <w:t>turneth</w:t>
      </w:r>
      <w:proofErr w:type="spellEnd"/>
      <w:r w:rsidRPr="00AA7004">
        <w:rPr>
          <w:rFonts w:ascii="Arial" w:hAnsi="Arial"/>
          <w:i/>
          <w:snapToGrid w:val="0"/>
          <w:color w:val="FF0000"/>
          <w:sz w:val="28"/>
          <w:szCs w:val="20"/>
        </w:rPr>
        <w:t xml:space="preserve"> back to the Holy Table, and censeth it thrice, saying secretly: </w:t>
      </w:r>
    </w:p>
    <w:p w14:paraId="79BD9D59" w14:textId="77777777" w:rsidR="00AA7004" w:rsidRDefault="00AA7004" w:rsidP="00AA7004">
      <w:pPr>
        <w:widowControl w:val="0"/>
        <w:spacing w:before="100" w:after="100"/>
        <w:ind w:left="360" w:right="360"/>
        <w:rPr>
          <w:rFonts w:ascii="Arial" w:hAnsi="Arial"/>
          <w:b/>
          <w:i/>
          <w:snapToGrid w:val="0"/>
          <w:sz w:val="28"/>
          <w:szCs w:val="20"/>
        </w:rPr>
      </w:pPr>
    </w:p>
    <w:p w14:paraId="7A4A5A5C" w14:textId="77777777" w:rsidR="00AA7004" w:rsidRPr="00AA7004" w:rsidRDefault="00AA7004" w:rsidP="00C65A78">
      <w:pPr>
        <w:pStyle w:val="l-vlrg-silent-125-indented"/>
        <w:rPr>
          <w:snapToGrid w:val="0"/>
        </w:rPr>
      </w:pPr>
      <w:r w:rsidRPr="00AA7004">
        <w:rPr>
          <w:b/>
          <w:i/>
          <w:snapToGrid w:val="0"/>
          <w:sz w:val="28"/>
        </w:rPr>
        <w:t>Priest:</w:t>
      </w:r>
      <w:r w:rsidRPr="00AA7004">
        <w:rPr>
          <w:snapToGrid w:val="0"/>
        </w:rPr>
        <w:t xml:space="preserve"> Be thou exalted, O God, above the heavens, and Thy glory above all the earth. </w:t>
      </w:r>
    </w:p>
    <w:p w14:paraId="11798585" w14:textId="77777777" w:rsidR="00AA7004" w:rsidRDefault="00AA7004" w:rsidP="00AA7004">
      <w:pPr>
        <w:widowControl w:val="0"/>
        <w:spacing w:before="100" w:after="100"/>
        <w:ind w:left="360" w:right="360"/>
        <w:rPr>
          <w:rFonts w:ascii="Arial" w:hAnsi="Arial"/>
          <w:i/>
          <w:snapToGrid w:val="0"/>
          <w:color w:val="FF0000"/>
          <w:sz w:val="28"/>
          <w:szCs w:val="20"/>
        </w:rPr>
      </w:pPr>
    </w:p>
    <w:p w14:paraId="7E03E9CC" w14:textId="77777777" w:rsidR="00AA7004" w:rsidRPr="00AA7004" w:rsidRDefault="00AA7004" w:rsidP="00B23A0F">
      <w:pPr>
        <w:pStyle w:val="l-rubric-lrg"/>
        <w:rPr>
          <w:snapToGrid w:val="0"/>
        </w:rPr>
      </w:pPr>
      <w:r w:rsidRPr="00AA7004">
        <w:rPr>
          <w:snapToGrid w:val="0"/>
        </w:rPr>
        <w:t xml:space="preserve">And the people </w:t>
      </w:r>
      <w:proofErr w:type="spellStart"/>
      <w:r w:rsidRPr="00AA7004">
        <w:rPr>
          <w:snapToGrid w:val="0"/>
        </w:rPr>
        <w:t>chanteth</w:t>
      </w:r>
      <w:proofErr w:type="spellEnd"/>
      <w:r w:rsidRPr="00AA7004">
        <w:rPr>
          <w:snapToGrid w:val="0"/>
        </w:rPr>
        <w:t xml:space="preserve">: </w:t>
      </w:r>
    </w:p>
    <w:p w14:paraId="772D36EF" w14:textId="77777777" w:rsidR="00AA7004" w:rsidRPr="00B23A0F" w:rsidRDefault="00AA7004" w:rsidP="00C65A78">
      <w:pPr>
        <w:pStyle w:val="l-vlrg-prayer-125-indented"/>
        <w:rPr>
          <w:rStyle w:val="l-choir-lrgChar"/>
        </w:rPr>
      </w:pPr>
      <w:r w:rsidRPr="00B23A0F">
        <w:rPr>
          <w:rStyle w:val="l-label-largeChar"/>
        </w:rPr>
        <w:t>People:</w:t>
      </w:r>
      <w:r w:rsidRPr="00AA7004">
        <w:rPr>
          <w:snapToGrid w:val="0"/>
          <w:szCs w:val="20"/>
        </w:rPr>
        <w:t xml:space="preserve"> </w:t>
      </w:r>
      <w:r w:rsidRPr="00B23A0F">
        <w:rPr>
          <w:rStyle w:val="l-choir-lrgChar"/>
        </w:rPr>
        <w:t xml:space="preserve">We have seen the true light, we have received the heavenly Spirit; we have found the true faith, worshiping the indivisible Trinity: for He hath saved us. </w:t>
      </w:r>
    </w:p>
    <w:p w14:paraId="1CA16A89" w14:textId="77777777" w:rsidR="00AA7004" w:rsidRDefault="00AA7004" w:rsidP="00AA7004">
      <w:pPr>
        <w:widowControl w:val="0"/>
        <w:spacing w:before="100" w:after="100"/>
        <w:ind w:left="360" w:right="360"/>
        <w:jc w:val="both"/>
        <w:rPr>
          <w:rFonts w:ascii="Arial" w:hAnsi="Arial"/>
          <w:i/>
          <w:snapToGrid w:val="0"/>
          <w:color w:val="FF0000"/>
          <w:sz w:val="28"/>
          <w:szCs w:val="20"/>
        </w:rPr>
      </w:pPr>
    </w:p>
    <w:p w14:paraId="7780B90C" w14:textId="77777777" w:rsidR="00AA7004" w:rsidRPr="00AA7004" w:rsidRDefault="00AA7004" w:rsidP="00B23A0F">
      <w:pPr>
        <w:pStyle w:val="l-rubric-lrg"/>
        <w:rPr>
          <w:snapToGrid w:val="0"/>
        </w:rPr>
      </w:pPr>
      <w:r w:rsidRPr="00AA7004">
        <w:rPr>
          <w:snapToGrid w:val="0"/>
        </w:rPr>
        <w:t xml:space="preserve">The deacon taketh the censer from the priest and holdeth it with his right hand. The Priest taketh the holy diskos, </w:t>
      </w:r>
      <w:proofErr w:type="spellStart"/>
      <w:r w:rsidRPr="00AA7004">
        <w:rPr>
          <w:snapToGrid w:val="0"/>
        </w:rPr>
        <w:t>placeth</w:t>
      </w:r>
      <w:proofErr w:type="spellEnd"/>
      <w:r w:rsidRPr="00AA7004">
        <w:rPr>
          <w:snapToGrid w:val="0"/>
        </w:rPr>
        <w:t xml:space="preserve"> it on the deacon's head, and the deacon receiveth it with reverence; looking out through the doors, saying nothing, he </w:t>
      </w:r>
      <w:proofErr w:type="spellStart"/>
      <w:r w:rsidRPr="00AA7004">
        <w:rPr>
          <w:snapToGrid w:val="0"/>
        </w:rPr>
        <w:t>crosseth</w:t>
      </w:r>
      <w:proofErr w:type="spellEnd"/>
      <w:r w:rsidRPr="00AA7004">
        <w:rPr>
          <w:snapToGrid w:val="0"/>
        </w:rPr>
        <w:t xml:space="preserve"> the holy table between the holy doors and the back of the priest and goeth to the table of oblation, and </w:t>
      </w:r>
      <w:proofErr w:type="spellStart"/>
      <w:r w:rsidRPr="00AA7004">
        <w:rPr>
          <w:snapToGrid w:val="0"/>
        </w:rPr>
        <w:t>placeth</w:t>
      </w:r>
      <w:proofErr w:type="spellEnd"/>
      <w:r w:rsidRPr="00AA7004">
        <w:rPr>
          <w:snapToGrid w:val="0"/>
        </w:rPr>
        <w:t xml:space="preserve"> it thereon. The priest </w:t>
      </w:r>
      <w:proofErr w:type="spellStart"/>
      <w:r w:rsidRPr="00AA7004">
        <w:rPr>
          <w:snapToGrid w:val="0"/>
        </w:rPr>
        <w:t>boweth</w:t>
      </w:r>
      <w:proofErr w:type="spellEnd"/>
      <w:r w:rsidRPr="00AA7004">
        <w:rPr>
          <w:snapToGrid w:val="0"/>
        </w:rPr>
        <w:t xml:space="preserve">, and taketh the holy chalice, and turning to the doors, looking toward the people, he saith secretly: </w:t>
      </w:r>
    </w:p>
    <w:p w14:paraId="2047F2CE" w14:textId="77777777" w:rsidR="00AA7004" w:rsidRPr="00AA7004" w:rsidRDefault="00AA7004" w:rsidP="00C65A78">
      <w:pPr>
        <w:pStyle w:val="l-vlrg-silent-125-indented"/>
        <w:rPr>
          <w:snapToGrid w:val="0"/>
        </w:rPr>
      </w:pPr>
      <w:r w:rsidRPr="00AA7004">
        <w:rPr>
          <w:b/>
          <w:i/>
          <w:snapToGrid w:val="0"/>
          <w:sz w:val="28"/>
        </w:rPr>
        <w:t>Priest:</w:t>
      </w:r>
      <w:r w:rsidRPr="00AA7004">
        <w:rPr>
          <w:snapToGrid w:val="0"/>
        </w:rPr>
        <w:t xml:space="preserve"> Blessed is our God. </w:t>
      </w:r>
    </w:p>
    <w:p w14:paraId="033A7C9E" w14:textId="77777777" w:rsidR="00AA7004" w:rsidRPr="00AA7004" w:rsidRDefault="00AA7004" w:rsidP="00AA7004">
      <w:pPr>
        <w:widowControl w:val="0"/>
        <w:spacing w:before="100" w:after="100"/>
        <w:ind w:left="360" w:right="360"/>
        <w:rPr>
          <w:rFonts w:ascii="Arial" w:hAnsi="Arial"/>
          <w:i/>
          <w:snapToGrid w:val="0"/>
          <w:color w:val="FF0000"/>
          <w:sz w:val="28"/>
          <w:szCs w:val="20"/>
        </w:rPr>
      </w:pPr>
      <w:r w:rsidRPr="00AA7004">
        <w:rPr>
          <w:rFonts w:ascii="Arial" w:hAnsi="Arial"/>
          <w:i/>
          <w:snapToGrid w:val="0"/>
          <w:color w:val="FF0000"/>
          <w:sz w:val="28"/>
          <w:szCs w:val="20"/>
        </w:rPr>
        <w:t xml:space="preserve">And aloud: </w:t>
      </w:r>
    </w:p>
    <w:p w14:paraId="75CB5A37" w14:textId="77777777" w:rsidR="00AA7004" w:rsidRPr="00D0289A" w:rsidRDefault="00AA7004" w:rsidP="00C65A78">
      <w:pPr>
        <w:pStyle w:val="l-vlrg-prayer-125-indented"/>
        <w:rPr>
          <w:rStyle w:val="l-exclamation-15-lrgChar"/>
        </w:rPr>
      </w:pPr>
      <w:r w:rsidRPr="00B23A0F">
        <w:rPr>
          <w:rStyle w:val="l-label-largeChar"/>
        </w:rPr>
        <w:t>Priest:</w:t>
      </w:r>
      <w:r w:rsidRPr="00AA7004">
        <w:rPr>
          <w:snapToGrid w:val="0"/>
          <w:szCs w:val="20"/>
        </w:rPr>
        <w:t xml:space="preserve"> </w:t>
      </w:r>
      <w:r w:rsidRPr="00D0289A">
        <w:rPr>
          <w:rStyle w:val="l-exclamation-15-lrgChar"/>
        </w:rPr>
        <w:t xml:space="preserve">Always: now and ever, and unto the ages of ages. </w:t>
      </w:r>
    </w:p>
    <w:p w14:paraId="1550DF41" w14:textId="77777777" w:rsidR="00AA7004" w:rsidRPr="00B23A0F" w:rsidRDefault="00AA7004" w:rsidP="00C65A78">
      <w:pPr>
        <w:pStyle w:val="l-vlrg-prayer-125-indented"/>
        <w:rPr>
          <w:rStyle w:val="l-choir-lrgChar"/>
        </w:rPr>
      </w:pPr>
      <w:r w:rsidRPr="00B23A0F">
        <w:rPr>
          <w:rStyle w:val="l-label-largeChar"/>
        </w:rPr>
        <w:t>People:</w:t>
      </w:r>
      <w:r w:rsidRPr="00AA7004">
        <w:rPr>
          <w:snapToGrid w:val="0"/>
          <w:szCs w:val="20"/>
        </w:rPr>
        <w:t xml:space="preserve"> </w:t>
      </w:r>
      <w:r w:rsidRPr="00B23A0F">
        <w:rPr>
          <w:rStyle w:val="l-choir-lrgChar"/>
        </w:rPr>
        <w:t xml:space="preserve">Amen. Let our mouths be filled with thy praise, O Lord, that we may hymn thy glory: for thou hast vouchsafed us to partake of thy holy , divine, immortal and life-giving Mysteries. Keep us in thy holiness, that we may meditate upon thy righteousness all the day long. Alleluia, alleluia, alleluia. </w:t>
      </w:r>
    </w:p>
    <w:p w14:paraId="5A9180FA" w14:textId="77777777" w:rsidR="00AA7004" w:rsidRPr="00AA7004" w:rsidRDefault="00AA7004" w:rsidP="00AA7004">
      <w:pPr>
        <w:widowControl w:val="0"/>
        <w:spacing w:before="100" w:after="100"/>
        <w:ind w:left="360" w:right="360"/>
        <w:jc w:val="both"/>
        <w:rPr>
          <w:rFonts w:ascii="Arial" w:hAnsi="Arial"/>
          <w:i/>
          <w:snapToGrid w:val="0"/>
          <w:color w:val="FF0000"/>
          <w:sz w:val="28"/>
          <w:szCs w:val="20"/>
        </w:rPr>
      </w:pPr>
      <w:r w:rsidRPr="00AA7004">
        <w:rPr>
          <w:rFonts w:ascii="Arial" w:hAnsi="Arial"/>
          <w:i/>
          <w:snapToGrid w:val="0"/>
          <w:color w:val="FF0000"/>
          <w:sz w:val="28"/>
          <w:szCs w:val="20"/>
        </w:rPr>
        <w:t xml:space="preserve">And he goeth to the holy table of oblation and </w:t>
      </w:r>
      <w:proofErr w:type="spellStart"/>
      <w:r w:rsidRPr="00AA7004">
        <w:rPr>
          <w:rFonts w:ascii="Arial" w:hAnsi="Arial"/>
          <w:i/>
          <w:snapToGrid w:val="0"/>
          <w:color w:val="FF0000"/>
          <w:sz w:val="28"/>
          <w:szCs w:val="20"/>
        </w:rPr>
        <w:t>placeth</w:t>
      </w:r>
      <w:proofErr w:type="spellEnd"/>
      <w:r w:rsidRPr="00AA7004">
        <w:rPr>
          <w:rFonts w:ascii="Arial" w:hAnsi="Arial"/>
          <w:i/>
          <w:snapToGrid w:val="0"/>
          <w:color w:val="FF0000"/>
          <w:sz w:val="28"/>
          <w:szCs w:val="20"/>
        </w:rPr>
        <w:t xml:space="preserve"> thereon the Holy Things. And as he goeth, the deacon censeth the Holy Things, and then giveth the priest the censer, who censeth the Holy Things thrice. </w:t>
      </w:r>
    </w:p>
    <w:p w14:paraId="1B0DD1C9" w14:textId="77777777" w:rsidR="00AA7004" w:rsidRPr="00AA7004" w:rsidRDefault="00AA7004" w:rsidP="00AA7004">
      <w:pPr>
        <w:widowControl w:val="0"/>
        <w:spacing w:before="100" w:after="100"/>
        <w:ind w:left="360" w:right="360"/>
        <w:rPr>
          <w:rFonts w:ascii="Arial" w:hAnsi="Arial"/>
          <w:i/>
          <w:snapToGrid w:val="0"/>
          <w:color w:val="FF0000"/>
          <w:sz w:val="28"/>
          <w:szCs w:val="20"/>
        </w:rPr>
      </w:pPr>
      <w:r w:rsidRPr="00AA7004">
        <w:rPr>
          <w:rFonts w:ascii="Arial" w:hAnsi="Arial"/>
          <w:i/>
          <w:snapToGrid w:val="0"/>
          <w:color w:val="FF0000"/>
          <w:sz w:val="28"/>
          <w:szCs w:val="20"/>
        </w:rPr>
        <w:t xml:space="preserve">And the </w:t>
      </w:r>
      <w:r w:rsidR="004E6779" w:rsidRPr="00AA7004">
        <w:rPr>
          <w:rFonts w:ascii="Arial" w:hAnsi="Arial"/>
          <w:i/>
          <w:snapToGrid w:val="0"/>
          <w:color w:val="FF0000"/>
          <w:sz w:val="28"/>
          <w:szCs w:val="20"/>
        </w:rPr>
        <w:t>deacon,</w:t>
      </w:r>
      <w:r w:rsidRPr="00AA7004">
        <w:rPr>
          <w:rFonts w:ascii="Arial" w:hAnsi="Arial"/>
          <w:i/>
          <w:snapToGrid w:val="0"/>
          <w:color w:val="FF0000"/>
          <w:sz w:val="28"/>
          <w:szCs w:val="20"/>
        </w:rPr>
        <w:t xml:space="preserve"> having uncrossed his orarion and placed it upon his right shoulder, goeth out by the North door, and standing in the usual place saith: </w:t>
      </w:r>
    </w:p>
    <w:p w14:paraId="7C35D320" w14:textId="77777777" w:rsidR="00AA7004" w:rsidRPr="00AA7004" w:rsidRDefault="00AA7004" w:rsidP="00C65A78">
      <w:pPr>
        <w:pStyle w:val="l-vlrg-prayer-125-indented"/>
        <w:rPr>
          <w:snapToGrid w:val="0"/>
        </w:rPr>
      </w:pPr>
      <w:bookmarkStart w:id="63" w:name="h42"/>
      <w:bookmarkEnd w:id="63"/>
    </w:p>
    <w:p w14:paraId="37F15AED" w14:textId="77777777" w:rsidR="00AA7004" w:rsidRPr="007E2211" w:rsidRDefault="00AA7004" w:rsidP="00C65A78">
      <w:pPr>
        <w:pStyle w:val="l-vlrg-prayer-125-indented"/>
      </w:pPr>
    </w:p>
    <w:p w14:paraId="413A09F1" w14:textId="77777777" w:rsidR="00AA7004" w:rsidRDefault="00431B19" w:rsidP="00704361">
      <w:pPr>
        <w:pStyle w:val="l-rubric-lrg"/>
        <w:jc w:val="center"/>
      </w:pPr>
      <w:r>
        <w:br w:type="page"/>
      </w:r>
      <w:r w:rsidR="00AA7004">
        <w:lastRenderedPageBreak/>
        <w:t>The Litany of Thanksgiving</w:t>
      </w:r>
    </w:p>
    <w:p w14:paraId="6A9C4634" w14:textId="77777777" w:rsidR="00AA7004" w:rsidRPr="00AA7004" w:rsidRDefault="00AA7004" w:rsidP="00AA7004"/>
    <w:p w14:paraId="083E2910" w14:textId="77777777" w:rsidR="00431B19" w:rsidRDefault="00431B19" w:rsidP="005C70D1">
      <w:pPr>
        <w:pStyle w:val="l-prayer-15-lrg"/>
        <w:rPr>
          <w:rStyle w:val="l-label-largeChar"/>
        </w:rPr>
        <w:sectPr w:rsidR="00431B19" w:rsidSect="00CE71EC">
          <w:type w:val="continuous"/>
          <w:pgSz w:w="12240" w:h="15840" w:code="1"/>
          <w:pgMar w:top="432" w:right="432" w:bottom="432" w:left="432" w:header="720" w:footer="432" w:gutter="0"/>
          <w:cols w:space="720"/>
          <w:docGrid w:linePitch="360"/>
        </w:sectPr>
      </w:pPr>
    </w:p>
    <w:p w14:paraId="53B9FB11" w14:textId="77777777" w:rsidR="00AA7004" w:rsidRPr="00AA7004" w:rsidRDefault="00AA7004" w:rsidP="00C65A78">
      <w:pPr>
        <w:pStyle w:val="l-vlrg-prayer-125-indented"/>
      </w:pPr>
      <w:r w:rsidRPr="00B23A0F">
        <w:rPr>
          <w:rStyle w:val="l-label-largeChar"/>
        </w:rPr>
        <w:t>Deacon:</w:t>
      </w:r>
      <w:r>
        <w:t xml:space="preserve"> </w:t>
      </w:r>
      <w:r w:rsidRPr="00AA7004">
        <w:t xml:space="preserve">Aright! Having partaken of the divine, holy, most pure, immortal, heavenly, life-creating, fearful Mysteries of Christ, let us duly give thanks unto the Lord. </w:t>
      </w:r>
    </w:p>
    <w:p w14:paraId="20E1941E" w14:textId="77777777" w:rsidR="00B6214E" w:rsidRPr="00D0289A" w:rsidRDefault="00B6214E" w:rsidP="00C65A78">
      <w:pPr>
        <w:pStyle w:val="l-vlrg-prayer-125-indented"/>
        <w:rPr>
          <w:rStyle w:val="l-choir-lrgChar"/>
        </w:rPr>
      </w:pPr>
      <w:r w:rsidRPr="00B23A0F">
        <w:rPr>
          <w:rStyle w:val="l-label-largeChar"/>
        </w:rPr>
        <w:t>Choir:</w:t>
      </w:r>
      <w:r w:rsidRPr="006B30DC">
        <w:t xml:space="preserve"> </w:t>
      </w:r>
      <w:r w:rsidRPr="00D0289A">
        <w:rPr>
          <w:rStyle w:val="l-choir-lrgChar"/>
        </w:rPr>
        <w:t xml:space="preserve">Lord, have mercy. </w:t>
      </w:r>
    </w:p>
    <w:p w14:paraId="08FC0DAE" w14:textId="77777777" w:rsidR="00B6214E" w:rsidRPr="006B30DC" w:rsidRDefault="00B6214E" w:rsidP="00C65A78">
      <w:pPr>
        <w:pStyle w:val="l-vlrg-prayer-125-indented"/>
      </w:pPr>
      <w:r w:rsidRPr="006B30DC">
        <w:t xml:space="preserve">--Help us, save us, have mercy on us, and keep us, O God, by Thy grace. </w:t>
      </w:r>
    </w:p>
    <w:p w14:paraId="48A58A54" w14:textId="77777777" w:rsidR="00B6214E" w:rsidRPr="00D0289A" w:rsidRDefault="00B6214E" w:rsidP="00C65A78">
      <w:pPr>
        <w:pStyle w:val="l-vlrg-prayer-125-indented"/>
        <w:rPr>
          <w:rStyle w:val="l-choir-lrgChar"/>
        </w:rPr>
      </w:pPr>
      <w:r w:rsidRPr="00B23A0F">
        <w:rPr>
          <w:rStyle w:val="l-label-largeChar"/>
        </w:rPr>
        <w:t>Choir:</w:t>
      </w:r>
      <w:r w:rsidRPr="006B30DC">
        <w:t xml:space="preserve"> </w:t>
      </w:r>
      <w:r w:rsidRPr="00D0289A">
        <w:rPr>
          <w:rStyle w:val="l-choir-lrgChar"/>
        </w:rPr>
        <w:t>Lord, have mercy.</w:t>
      </w:r>
    </w:p>
    <w:p w14:paraId="11B88240" w14:textId="77777777" w:rsidR="00B6214E" w:rsidRPr="006B30DC" w:rsidRDefault="00B6214E" w:rsidP="00C65A78">
      <w:pPr>
        <w:pStyle w:val="l-vlrg-prayer-125-indented"/>
      </w:pPr>
      <w:r w:rsidRPr="006B30DC">
        <w:t xml:space="preserve">--Having asked that the whole day may be perfect, holy, peaceful and sinless, let us commit ourselves and one another and all our life unto Christ our God. </w:t>
      </w:r>
    </w:p>
    <w:p w14:paraId="6E697A88" w14:textId="77777777" w:rsidR="00B6214E" w:rsidRPr="00D0289A" w:rsidRDefault="00B6214E" w:rsidP="00C65A78">
      <w:pPr>
        <w:pStyle w:val="l-vlrg-prayer-125-indented"/>
        <w:rPr>
          <w:rStyle w:val="l-choir-lrgChar"/>
        </w:rPr>
      </w:pPr>
      <w:r w:rsidRPr="00B23A0F">
        <w:rPr>
          <w:rStyle w:val="l-label-largeChar"/>
        </w:rPr>
        <w:t>Choir:</w:t>
      </w:r>
      <w:r w:rsidRPr="006B30DC">
        <w:t xml:space="preserve"> </w:t>
      </w:r>
      <w:r w:rsidRPr="00D0289A">
        <w:rPr>
          <w:rStyle w:val="l-choir-lrgChar"/>
        </w:rPr>
        <w:t xml:space="preserve">To Thee, O Lord. </w:t>
      </w:r>
    </w:p>
    <w:p w14:paraId="5F8EB6D4" w14:textId="77777777" w:rsidR="00431B19" w:rsidRDefault="00431B19" w:rsidP="005C70D1">
      <w:pPr>
        <w:pStyle w:val="l-prayer-15-lrg"/>
        <w:rPr>
          <w:rStyle w:val="l-label-largeChar"/>
        </w:rPr>
        <w:sectPr w:rsidR="00431B19" w:rsidSect="00CE71EC">
          <w:type w:val="continuous"/>
          <w:pgSz w:w="12240" w:h="15840" w:code="1"/>
          <w:pgMar w:top="432" w:right="432" w:bottom="432" w:left="432" w:header="720" w:footer="432" w:gutter="0"/>
          <w:cols w:num="2" w:sep="1" w:space="720"/>
          <w:docGrid w:linePitch="360"/>
        </w:sectPr>
      </w:pPr>
    </w:p>
    <w:p w14:paraId="0108D3F0" w14:textId="77777777" w:rsidR="00431B19" w:rsidRDefault="00431B19" w:rsidP="005C70D1">
      <w:pPr>
        <w:pStyle w:val="l-prayer-15-lrg"/>
        <w:rPr>
          <w:rStyle w:val="l-label-largeChar"/>
        </w:rPr>
      </w:pPr>
    </w:p>
    <w:p w14:paraId="4AB74766" w14:textId="77777777" w:rsidR="00B6214E" w:rsidRPr="00D0289A" w:rsidRDefault="00B6214E" w:rsidP="00C65A78">
      <w:pPr>
        <w:pStyle w:val="l-vlrg-prayer-125-indented"/>
        <w:rPr>
          <w:rStyle w:val="l-exclamation-15-lrgChar"/>
        </w:rPr>
      </w:pPr>
      <w:r w:rsidRPr="00B23A0F">
        <w:rPr>
          <w:rStyle w:val="l-label-largeChar"/>
        </w:rPr>
        <w:t>Priest or Bishop:</w:t>
      </w:r>
      <w:r w:rsidRPr="006B30DC">
        <w:t xml:space="preserve"> </w:t>
      </w:r>
      <w:r w:rsidRPr="00D0289A">
        <w:rPr>
          <w:rStyle w:val="l-exclamation-15-lrgChar"/>
        </w:rPr>
        <w:t>For Thou art our sanctification, and unto Thee do we send up glory: to the Father, and to the Son, and to the Holy Spirit, now and ever, and unto the ages of ages.</w:t>
      </w:r>
    </w:p>
    <w:p w14:paraId="743AEA25" w14:textId="77777777" w:rsidR="00B6214E" w:rsidRPr="00D0289A" w:rsidRDefault="00B6214E" w:rsidP="00C65A78">
      <w:pPr>
        <w:pStyle w:val="l-vlrg-prayer-125-indented"/>
        <w:rPr>
          <w:rStyle w:val="l-choir-lrgChar"/>
        </w:rPr>
      </w:pPr>
      <w:r w:rsidRPr="00B23A0F">
        <w:rPr>
          <w:rStyle w:val="l-label-largeChar"/>
        </w:rPr>
        <w:t>Choir:</w:t>
      </w:r>
      <w:r w:rsidRPr="006B30DC">
        <w:t xml:space="preserve"> </w:t>
      </w:r>
      <w:r w:rsidRPr="00D0289A">
        <w:rPr>
          <w:rStyle w:val="l-choir-lrgChar"/>
        </w:rPr>
        <w:t>Amen.</w:t>
      </w:r>
    </w:p>
    <w:p w14:paraId="13358DCC" w14:textId="77777777" w:rsidR="00431B19" w:rsidRDefault="00431B19" w:rsidP="00C65A78">
      <w:pPr>
        <w:pStyle w:val="l-vlrg-prayer-125-indented"/>
      </w:pPr>
    </w:p>
    <w:p w14:paraId="088D846F" w14:textId="77777777" w:rsidR="00431B19" w:rsidRDefault="00431B19" w:rsidP="00C65A78">
      <w:pPr>
        <w:pStyle w:val="l-vlrg-prayer-125-indented"/>
        <w:sectPr w:rsidR="00431B19" w:rsidSect="00CE71EC">
          <w:type w:val="continuous"/>
          <w:pgSz w:w="12240" w:h="15840" w:code="1"/>
          <w:pgMar w:top="432" w:right="432" w:bottom="432" w:left="432" w:header="720" w:footer="432" w:gutter="0"/>
          <w:cols w:space="720"/>
          <w:docGrid w:linePitch="360"/>
        </w:sectPr>
      </w:pPr>
    </w:p>
    <w:p w14:paraId="381E4814" w14:textId="77777777" w:rsidR="00B6214E" w:rsidRPr="006B30DC" w:rsidRDefault="00B6214E" w:rsidP="00C65A78">
      <w:pPr>
        <w:pStyle w:val="l-vlrg-prayer-125-indented"/>
      </w:pPr>
      <w:r w:rsidRPr="006B30DC">
        <w:t xml:space="preserve">-- Let us depart in peace. </w:t>
      </w:r>
    </w:p>
    <w:p w14:paraId="7CBFF21E" w14:textId="77777777" w:rsidR="00B6214E" w:rsidRPr="00D0289A" w:rsidRDefault="00B6214E" w:rsidP="00C65A78">
      <w:pPr>
        <w:pStyle w:val="l-vlrg-prayer-125-indented"/>
        <w:rPr>
          <w:rStyle w:val="l-choir-lrgChar"/>
        </w:rPr>
      </w:pPr>
      <w:r w:rsidRPr="00B23A0F">
        <w:rPr>
          <w:rStyle w:val="l-label-largeChar"/>
        </w:rPr>
        <w:t>Choir:</w:t>
      </w:r>
      <w:r w:rsidRPr="006B30DC">
        <w:t xml:space="preserve"> </w:t>
      </w:r>
      <w:r w:rsidRPr="00D0289A">
        <w:rPr>
          <w:rStyle w:val="l-choir-lrgChar"/>
        </w:rPr>
        <w:t>In the name of the Lord.</w:t>
      </w:r>
    </w:p>
    <w:p w14:paraId="6AB85458" w14:textId="77777777" w:rsidR="00B6214E" w:rsidRPr="006B30DC" w:rsidRDefault="007A6B08" w:rsidP="00C65A78">
      <w:pPr>
        <w:pStyle w:val="l-vlrg-prayer-125-indented"/>
      </w:pPr>
      <w:r>
        <w:rPr>
          <w:rStyle w:val="l-label-largeChar"/>
        </w:rPr>
        <w:br w:type="column"/>
      </w:r>
      <w:r w:rsidR="00B6214E" w:rsidRPr="00B23A0F">
        <w:rPr>
          <w:rStyle w:val="l-label-largeChar"/>
        </w:rPr>
        <w:t>Deacon or Priest:</w:t>
      </w:r>
      <w:r w:rsidR="00B6214E" w:rsidRPr="006B30DC">
        <w:t xml:space="preserve"> Let us pray to the Lord. </w:t>
      </w:r>
    </w:p>
    <w:p w14:paraId="3C88A017" w14:textId="77777777" w:rsidR="00B6214E" w:rsidRPr="00D0289A" w:rsidRDefault="00B6214E" w:rsidP="005C70D1">
      <w:pPr>
        <w:pStyle w:val="l-prayer-15-lrg"/>
        <w:rPr>
          <w:rStyle w:val="l-choir-lrgChar"/>
        </w:rPr>
      </w:pPr>
      <w:r w:rsidRPr="00B23A0F">
        <w:rPr>
          <w:rStyle w:val="l-label-largeChar"/>
        </w:rPr>
        <w:t xml:space="preserve">Choir: </w:t>
      </w:r>
      <w:r w:rsidRPr="00D0289A">
        <w:rPr>
          <w:rStyle w:val="l-choir-lrgChar"/>
        </w:rPr>
        <w:t xml:space="preserve">Lord, have mercy. </w:t>
      </w:r>
    </w:p>
    <w:p w14:paraId="60727050" w14:textId="77777777" w:rsidR="00431B19" w:rsidRDefault="00431B19" w:rsidP="00A24858">
      <w:pPr>
        <w:pStyle w:val="l-rubric-lrg"/>
        <w:jc w:val="center"/>
        <w:sectPr w:rsidR="00431B19" w:rsidSect="00CE71EC">
          <w:type w:val="continuous"/>
          <w:pgSz w:w="12240" w:h="15840" w:code="1"/>
          <w:pgMar w:top="432" w:right="432" w:bottom="432" w:left="432" w:header="720" w:footer="432" w:gutter="0"/>
          <w:cols w:num="2" w:sep="1" w:space="720"/>
          <w:docGrid w:linePitch="360"/>
        </w:sectPr>
      </w:pPr>
    </w:p>
    <w:p w14:paraId="214BA4BA" w14:textId="77777777" w:rsidR="00B6214E" w:rsidRPr="006B30DC" w:rsidRDefault="00AA7004" w:rsidP="00A24858">
      <w:pPr>
        <w:pStyle w:val="l-rubric-lrg"/>
        <w:jc w:val="center"/>
      </w:pPr>
      <w:r>
        <w:br w:type="page"/>
      </w:r>
      <w:r w:rsidR="00B6214E" w:rsidRPr="006B30DC">
        <w:lastRenderedPageBreak/>
        <w:t>The Prayer Behind the Ambo:</w:t>
      </w:r>
    </w:p>
    <w:p w14:paraId="6DFB2A1E" w14:textId="77777777" w:rsidR="00B6214E" w:rsidRPr="006B30DC" w:rsidRDefault="00B6214E" w:rsidP="00C65A78">
      <w:pPr>
        <w:pStyle w:val="l-vlrg-prayer-125-indented"/>
      </w:pPr>
      <w:r w:rsidRPr="00ED7108">
        <w:rPr>
          <w:b/>
          <w:bCs/>
          <w:i/>
          <w:iCs/>
          <w:u w:val="single"/>
        </w:rPr>
        <w:t>Priest:</w:t>
      </w:r>
      <w:r w:rsidRPr="006B30DC">
        <w:t xml:space="preserve"> O Lord Who dost bless them that bless Thee and sanctify them that put their trust in Thee: Save Thy people and bless Thine inheritance; preserve the fullness of Thy Church, sanctify them that love the beauty of Thy house; do Thou glorify them by Thy divine power, and forsake us not that hope in Thee. Give peace to Thy world, to Thy churches, to the priests, and to all Thy people. For every good gift and every perfect gift is from above, and cometh down from Thee, the Father of lights, and unto Thee do we send up glory and thanksgiving and worship, to the Father, and to the Son, and to the Holy Spirit, now and ever, and unto the ages of ages.</w:t>
      </w:r>
    </w:p>
    <w:p w14:paraId="578BA3BA" w14:textId="77777777" w:rsidR="00A24858" w:rsidRDefault="00A24858" w:rsidP="00C65A78">
      <w:pPr>
        <w:pStyle w:val="l-vlrg-prayer-125-indented"/>
      </w:pPr>
    </w:p>
    <w:p w14:paraId="231506E4" w14:textId="77777777" w:rsidR="00852E08" w:rsidRDefault="00852E08" w:rsidP="00C65A78">
      <w:pPr>
        <w:pStyle w:val="l-vlrg-prayer-125-indented"/>
        <w:rPr>
          <w:rStyle w:val="sc"/>
        </w:rPr>
      </w:pPr>
      <w:r w:rsidRPr="00B23A0F">
        <w:rPr>
          <w:rStyle w:val="l-label-largeChar"/>
        </w:rPr>
        <w:t>Choir:</w:t>
      </w:r>
      <w:r w:rsidRPr="006B30DC">
        <w:t xml:space="preserve"> </w:t>
      </w:r>
      <w:r w:rsidRPr="00B23A0F">
        <w:rPr>
          <w:rStyle w:val="l-choir-lrgChar"/>
        </w:rPr>
        <w:t xml:space="preserve">Amen. Blessed be the name of the Lord from henceforth and forever more. </w:t>
      </w:r>
      <w:r w:rsidRPr="00033F6F">
        <w:rPr>
          <w:rStyle w:val="sc"/>
          <w:i/>
          <w:color w:val="FF0000"/>
          <w:sz w:val="24"/>
          <w:szCs w:val="24"/>
        </w:rPr>
        <w:t>Thrice</w:t>
      </w:r>
      <w:r w:rsidRPr="00AA7004">
        <w:rPr>
          <w:rStyle w:val="sc"/>
        </w:rPr>
        <w:t xml:space="preserve">. </w:t>
      </w:r>
      <w:r>
        <w:rPr>
          <w:rStyle w:val="sc"/>
        </w:rPr>
        <w:br w:type="page"/>
      </w:r>
    </w:p>
    <w:p w14:paraId="78B61704" w14:textId="77777777" w:rsidR="00852E08" w:rsidRPr="00CE71EC" w:rsidRDefault="00852E08" w:rsidP="00852E08">
      <w:pPr>
        <w:pStyle w:val="l-prayer-15-lrg"/>
        <w:rPr>
          <w:rFonts w:ascii="Times New Roman" w:eastAsia="Times New Roman" w:hAnsi="Times New Roman"/>
          <w:i/>
          <w:iCs/>
          <w:color w:val="FF0000"/>
          <w:sz w:val="28"/>
          <w:szCs w:val="28"/>
        </w:rPr>
      </w:pPr>
      <w:r w:rsidRPr="00CE71EC">
        <w:rPr>
          <w:rFonts w:ascii="Times New Roman" w:eastAsia="Times New Roman" w:hAnsi="Times New Roman"/>
          <w:i/>
          <w:iCs/>
          <w:color w:val="FF0000"/>
          <w:sz w:val="28"/>
          <w:szCs w:val="28"/>
        </w:rPr>
        <w:lastRenderedPageBreak/>
        <w:t xml:space="preserve">In place of the usual prayer behind the ambo, on 1st January (some also use it on Holy Thursday and Holy Saturday), it is customary to read the following prayer: </w:t>
      </w:r>
    </w:p>
    <w:p w14:paraId="7C9DEB83" w14:textId="77777777" w:rsidR="00852E08" w:rsidRDefault="00852E08" w:rsidP="00C65A78">
      <w:pPr>
        <w:pStyle w:val="l-vlrg-prayer-125-indented"/>
      </w:pPr>
      <w:r w:rsidRPr="00CE71EC">
        <w:rPr>
          <w:b/>
          <w:bCs/>
          <w:i/>
          <w:iCs/>
          <w:u w:val="single"/>
        </w:rPr>
        <w:t>Priest:</w:t>
      </w:r>
      <w:r w:rsidRPr="00852E08">
        <w:rPr>
          <w:rFonts w:ascii="Arial" w:hAnsi="Arial" w:cs="Arial"/>
          <w:b/>
          <w:bCs/>
          <w:color w:val="808080"/>
          <w:szCs w:val="36"/>
        </w:rPr>
        <w:t xml:space="preserve"> </w:t>
      </w:r>
      <w:r w:rsidRPr="00CE71EC">
        <w:t xml:space="preserve">O Christ our God, who dost receive as a sacrifice of praise and an acceptable worship this reasonable sacrifice without shedding of blood from those who call upon thee with their whole heart; O Lamb and Son of God, who takest away the sin of the world, the unblemished Calf, not bearing the yoke of sin and yet willingly sacrificed for us, who being broken art not divided and being eaten art never consumed, but sanctifiest those who eat thereof; who, in remembrance of thy voluntary passion and life-giving resurrection on the third day, hast declared us to be communicants of thine inexpressible, heavenly and dread Mysteries of thy holy Body and precious Blood; keep us, thy servants, the deacons, our faithful rulers and the people here present in thy holiness. Grant us at all times and at every moment to meditate on thy righteousness, that, guided towards thy will and having done what is acceptable to thee, we may become worthy of standing at thy right hand, when thou comest to judge the living and the dead. Restore to us our brothers and sisters who are in captivity, visit those in sickness, pilot those in danger on the sea, and give rest where the light of thy countenance keeps watch, to the souls of those who have gone to their rest before us in the hope of eternal life, and give ear to all who pray for thy help. For thou art the Giver of all good things, and to thee we give glory, together with thy Father who is without beginning, and thine all-holy, good and life-giving Spirit, now and </w:t>
      </w:r>
      <w:proofErr w:type="spellStart"/>
      <w:r w:rsidRPr="00CE71EC">
        <w:t>for ever</w:t>
      </w:r>
      <w:proofErr w:type="spellEnd"/>
      <w:r w:rsidRPr="00CE71EC">
        <w:t>, and to the ages of ages.</w:t>
      </w:r>
    </w:p>
    <w:p w14:paraId="5160F28E" w14:textId="77777777" w:rsidR="00852E08" w:rsidRPr="00CE71EC" w:rsidRDefault="00852E08" w:rsidP="00C65A78">
      <w:pPr>
        <w:pStyle w:val="l-vlrg-prayer-125-indented"/>
      </w:pPr>
    </w:p>
    <w:p w14:paraId="0F461611" w14:textId="77777777" w:rsidR="00B6214E" w:rsidRPr="00AA7004" w:rsidRDefault="00852E08" w:rsidP="00C65A78">
      <w:pPr>
        <w:pStyle w:val="l-vlrg-prayer-125-indented"/>
        <w:rPr>
          <w:rStyle w:val="sc"/>
        </w:rPr>
      </w:pPr>
      <w:r w:rsidRPr="00B23A0F">
        <w:rPr>
          <w:rStyle w:val="l-label-largeChar"/>
        </w:rPr>
        <w:t>Choir:</w:t>
      </w:r>
      <w:r w:rsidRPr="006B30DC">
        <w:t xml:space="preserve"> </w:t>
      </w:r>
      <w:r w:rsidRPr="00B23A0F">
        <w:rPr>
          <w:rStyle w:val="l-choir-lrgChar"/>
        </w:rPr>
        <w:t xml:space="preserve">Amen. Blessed be the name of the Lord from henceforth and forever more. </w:t>
      </w:r>
      <w:r w:rsidRPr="00033F6F">
        <w:rPr>
          <w:rStyle w:val="sc"/>
          <w:i/>
          <w:color w:val="FF0000"/>
          <w:sz w:val="24"/>
          <w:szCs w:val="24"/>
        </w:rPr>
        <w:t>Thrice</w:t>
      </w:r>
      <w:r w:rsidRPr="00AA7004">
        <w:rPr>
          <w:rStyle w:val="sc"/>
        </w:rPr>
        <w:t>.</w:t>
      </w:r>
    </w:p>
    <w:p w14:paraId="0EC953E9" w14:textId="77777777" w:rsidR="00091FFA" w:rsidRDefault="00D85CBD" w:rsidP="00B23A0F">
      <w:pPr>
        <w:pStyle w:val="l-rubric-lrg"/>
        <w:rPr>
          <w:rStyle w:val="ru"/>
        </w:rPr>
      </w:pPr>
      <w:r>
        <w:br w:type="page"/>
      </w:r>
      <w:r w:rsidR="00091FFA">
        <w:rPr>
          <w:rStyle w:val="ru"/>
        </w:rPr>
        <w:lastRenderedPageBreak/>
        <w:t xml:space="preserve">The priest goeth through the holy doors and </w:t>
      </w:r>
      <w:proofErr w:type="spellStart"/>
      <w:r w:rsidR="00091FFA">
        <w:rPr>
          <w:rStyle w:val="ru"/>
        </w:rPr>
        <w:t>standeth</w:t>
      </w:r>
      <w:proofErr w:type="spellEnd"/>
      <w:r w:rsidR="00091FFA">
        <w:rPr>
          <w:rStyle w:val="ru"/>
        </w:rPr>
        <w:t xml:space="preserve"> at the holy table, and the deacon, having entered by the North door, layeth his head upon the holy table, to the left of the priest. And the priest saith the following prayer. </w:t>
      </w:r>
    </w:p>
    <w:p w14:paraId="5CA4BAEE" w14:textId="77777777" w:rsidR="00091FFA" w:rsidRDefault="00091FFA" w:rsidP="00B23A0F">
      <w:pPr>
        <w:pStyle w:val="l-rubric-lrg"/>
        <w:rPr>
          <w:rStyle w:val="ru"/>
        </w:rPr>
      </w:pPr>
    </w:p>
    <w:p w14:paraId="36A41986" w14:textId="77777777" w:rsidR="00091FFA" w:rsidRDefault="00091FFA" w:rsidP="00B23A0F">
      <w:pPr>
        <w:pStyle w:val="l-rubric-lrg"/>
        <w:jc w:val="center"/>
        <w:rPr>
          <w:rStyle w:val="ru"/>
        </w:rPr>
      </w:pPr>
      <w:bookmarkStart w:id="64" w:name="h44"/>
      <w:bookmarkEnd w:id="64"/>
      <w:r>
        <w:rPr>
          <w:rStyle w:val="ru"/>
        </w:rPr>
        <w:t>The Prayer said when the Holy Things are to be consumed</w:t>
      </w:r>
      <w:r w:rsidR="00EC504D">
        <w:rPr>
          <w:rStyle w:val="ru"/>
        </w:rPr>
        <w:t xml:space="preserve"> *</w:t>
      </w:r>
    </w:p>
    <w:p w14:paraId="2D861E50" w14:textId="77777777" w:rsidR="006665EE" w:rsidRDefault="006665EE" w:rsidP="00C65A78">
      <w:pPr>
        <w:pStyle w:val="l-vlrg-silent-125-indented"/>
        <w:rPr>
          <w:rStyle w:val="l-label-largeChar"/>
        </w:rPr>
        <w:sectPr w:rsidR="006665EE" w:rsidSect="00CE71EC">
          <w:type w:val="continuous"/>
          <w:pgSz w:w="12240" w:h="15840" w:code="1"/>
          <w:pgMar w:top="432" w:right="432" w:bottom="432" w:left="432" w:header="720" w:footer="432" w:gutter="0"/>
          <w:cols w:space="720"/>
          <w:docGrid w:linePitch="360"/>
        </w:sectPr>
      </w:pPr>
    </w:p>
    <w:p w14:paraId="5073F415" w14:textId="5FBE95CF" w:rsidR="00EC504D" w:rsidRDefault="00091FFA" w:rsidP="00C65A78">
      <w:pPr>
        <w:pStyle w:val="l-vlrg-silent-125-indented"/>
      </w:pPr>
      <w:r w:rsidRPr="00B23A0F">
        <w:rPr>
          <w:rStyle w:val="l-label-largeChar"/>
        </w:rPr>
        <w:t>Priest:</w:t>
      </w:r>
      <w:r>
        <w:t xml:space="preserve"> </w:t>
      </w:r>
      <w:r w:rsidR="00EC504D" w:rsidRPr="00EC504D">
        <w:t xml:space="preserve">The mystery of Thy dispensation, O Christ our God, has been accomplished and perfected as far as is in our power, for we have had the memorial of Thy death, we have seen the type of Thy resurrection; we have been filled with Thine unending life; we have enjoyed Thine </w:t>
      </w:r>
      <w:r w:rsidR="00EC504D" w:rsidRPr="00EC504D">
        <w:t>inexhaustible food; which also in the age to come be pleased to vouchsafe us all, through the grace of Thine unoriginate Father, and of Thy holy, good, and life giving spirit, now and ever, and unto the ages of ages. Amen.</w:t>
      </w:r>
    </w:p>
    <w:p w14:paraId="42A7128E" w14:textId="77777777" w:rsidR="006665EE" w:rsidRDefault="006665EE" w:rsidP="00C65A78">
      <w:pPr>
        <w:pStyle w:val="l-vlrg-silent-125-indented"/>
        <w:sectPr w:rsidR="006665EE" w:rsidSect="00C64D47">
          <w:type w:val="continuous"/>
          <w:pgSz w:w="12240" w:h="15840" w:code="1"/>
          <w:pgMar w:top="432" w:right="432" w:bottom="432" w:left="432" w:header="720" w:footer="432" w:gutter="0"/>
          <w:cols w:num="2" w:sep="1" w:space="288"/>
          <w:docGrid w:linePitch="360"/>
        </w:sectPr>
      </w:pPr>
    </w:p>
    <w:p w14:paraId="24164BD3" w14:textId="37B135E4" w:rsidR="00B6214E" w:rsidRPr="00C64D47" w:rsidRDefault="00091FFA" w:rsidP="00C65A78">
      <w:pPr>
        <w:pStyle w:val="l-vlrg-silent-125-indented"/>
        <w:rPr>
          <w:rStyle w:val="Heading1Char"/>
          <w:color w:val="FF0000"/>
        </w:rPr>
      </w:pPr>
      <w:r w:rsidRPr="00CE71EC">
        <w:rPr>
          <w:rStyle w:val="ru"/>
          <w:rFonts w:ascii="Times New Roman" w:hAnsi="Times New Roman"/>
          <w:i/>
          <w:iCs/>
          <w:color w:val="FF0000"/>
          <w:sz w:val="28"/>
          <w:szCs w:val="28"/>
        </w:rPr>
        <w:t xml:space="preserve">And the priest blesseth the deacon, who then goeth to the holy table of oblation to consume the Holy Things. </w:t>
      </w:r>
      <w:r w:rsidRPr="00CE71EC">
        <w:rPr>
          <w:rStyle w:val="ru"/>
          <w:rFonts w:ascii="Times New Roman" w:hAnsi="Times New Roman"/>
          <w:i/>
          <w:iCs/>
          <w:color w:val="FF0000"/>
          <w:sz w:val="28"/>
          <w:szCs w:val="28"/>
        </w:rPr>
        <w:br/>
        <w:t> </w:t>
      </w:r>
      <w:r w:rsidRPr="00CE71EC">
        <w:rPr>
          <w:rStyle w:val="ru"/>
          <w:rFonts w:ascii="Times New Roman" w:hAnsi="Times New Roman"/>
          <w:i/>
          <w:iCs/>
          <w:color w:val="FF0000"/>
          <w:sz w:val="28"/>
          <w:szCs w:val="28"/>
        </w:rPr>
        <w:br/>
        <w:t xml:space="preserve">If the priest serve alone, he consumeth the Holy Things at this time, and if the need arises, the people, after finishing Psalm 33, repeat the last four verses of the psalm until the priest has finished consuming the Holy Things. </w:t>
      </w:r>
      <w:r w:rsidRPr="00CE71EC">
        <w:rPr>
          <w:rStyle w:val="ru"/>
          <w:rFonts w:ascii="Times New Roman" w:hAnsi="Times New Roman"/>
          <w:i/>
          <w:iCs/>
          <w:color w:val="FF0000"/>
          <w:sz w:val="28"/>
          <w:szCs w:val="28"/>
        </w:rPr>
        <w:br/>
      </w:r>
      <w:r>
        <w:br w:type="page"/>
      </w:r>
      <w:r w:rsidR="00B6214E" w:rsidRPr="00C64D47">
        <w:rPr>
          <w:rStyle w:val="Heading1Char"/>
          <w:color w:val="FF0000"/>
        </w:rPr>
        <w:lastRenderedPageBreak/>
        <w:t>Psalm 33</w:t>
      </w:r>
    </w:p>
    <w:p w14:paraId="42B11E78" w14:textId="77777777" w:rsidR="006665EE" w:rsidRDefault="006665EE" w:rsidP="00B23A0F">
      <w:pPr>
        <w:pStyle w:val="l-choir-lrg"/>
        <w:sectPr w:rsidR="006665EE" w:rsidSect="00CE71EC">
          <w:type w:val="continuous"/>
          <w:pgSz w:w="12240" w:h="15840" w:code="1"/>
          <w:pgMar w:top="432" w:right="432" w:bottom="432" w:left="432" w:header="720" w:footer="432" w:gutter="0"/>
          <w:cols w:space="720"/>
          <w:docGrid w:linePitch="360"/>
        </w:sectPr>
      </w:pPr>
    </w:p>
    <w:p w14:paraId="52286344" w14:textId="77777777" w:rsidR="00B6214E" w:rsidRPr="006B30DC" w:rsidRDefault="00091FFA" w:rsidP="00B23A0F">
      <w:pPr>
        <w:pStyle w:val="l-choir-lrg"/>
      </w:pPr>
      <w:r w:rsidRPr="00B23A0F">
        <w:rPr>
          <w:rStyle w:val="l-label-largeChar"/>
        </w:rPr>
        <w:t>Choir:</w:t>
      </w:r>
      <w:r>
        <w:t xml:space="preserve"> </w:t>
      </w:r>
      <w:r w:rsidR="00B6214E" w:rsidRPr="006B30DC">
        <w:t xml:space="preserve">I will bless the Lord at all times, * His praise shall continually be in my mouth. *In the Lord shall my soul be praised; * let the meek hear and be glad. </w:t>
      </w:r>
    </w:p>
    <w:p w14:paraId="72750C67" w14:textId="77777777" w:rsidR="00B6214E" w:rsidRPr="006B30DC" w:rsidRDefault="00B6214E" w:rsidP="00B23A0F">
      <w:pPr>
        <w:pStyle w:val="l-choir-lrg"/>
      </w:pPr>
      <w:r w:rsidRPr="006B30DC">
        <w:t xml:space="preserve">O magnify the Lord with me, * and let us exalt His name together. * I sought the Lord, and He heard me, * and delivered me from all my tribulations. </w:t>
      </w:r>
    </w:p>
    <w:p w14:paraId="0F69D06B" w14:textId="77777777" w:rsidR="00B6214E" w:rsidRPr="006B30DC" w:rsidRDefault="00B6214E" w:rsidP="00B23A0F">
      <w:pPr>
        <w:pStyle w:val="l-choir-lrg"/>
      </w:pPr>
      <w:r w:rsidRPr="006B30DC">
        <w:t xml:space="preserve">Come unto Him, and be enlightened, * and your faces shall not be ashamed. * This poor man cried, and the Lord heard him, * and saved him out of all his tribulations. </w:t>
      </w:r>
    </w:p>
    <w:p w14:paraId="696D5C3B" w14:textId="77777777" w:rsidR="00B6214E" w:rsidRPr="006B30DC" w:rsidRDefault="00B6214E" w:rsidP="00B23A0F">
      <w:pPr>
        <w:pStyle w:val="l-choir-lrg"/>
      </w:pPr>
      <w:r w:rsidRPr="006B30DC">
        <w:t xml:space="preserve">The angel of the Lord will encamp round about them that fear Him, * and will deliver them. * O taste and see that the Lord is good; * blessed is the man that hopeth in Him. </w:t>
      </w:r>
    </w:p>
    <w:p w14:paraId="23782897" w14:textId="77777777" w:rsidR="00B6214E" w:rsidRPr="006B30DC" w:rsidRDefault="00B6214E" w:rsidP="00B23A0F">
      <w:pPr>
        <w:pStyle w:val="l-choir-lrg"/>
      </w:pPr>
      <w:r w:rsidRPr="006B30DC">
        <w:t xml:space="preserve">O fear the Lord, all ye His saints; * for there is no want to them that fear Him. * Rich men have turned </w:t>
      </w:r>
      <w:r w:rsidRPr="006B30DC">
        <w:t xml:space="preserve">poor and gone hungry; * but they that seek the Lord shall not be deprived of any good thing. </w:t>
      </w:r>
    </w:p>
    <w:p w14:paraId="53B9E493" w14:textId="77777777" w:rsidR="00B6214E" w:rsidRPr="006B30DC" w:rsidRDefault="00B6214E" w:rsidP="00B23A0F">
      <w:pPr>
        <w:pStyle w:val="l-choir-lrg"/>
      </w:pPr>
      <w:r w:rsidRPr="006B30DC">
        <w:t>Come ye children, hearken unto me; * I will teach you the fear of the Lord. * What man is there that desireth life, * who loveth to see good days?</w:t>
      </w:r>
    </w:p>
    <w:p w14:paraId="1D82AC54" w14:textId="77777777" w:rsidR="00B6214E" w:rsidRPr="006B30DC" w:rsidRDefault="00B6214E" w:rsidP="00B23A0F">
      <w:pPr>
        <w:pStyle w:val="l-choir-lrg"/>
      </w:pPr>
      <w:r w:rsidRPr="006B30DC">
        <w:t xml:space="preserve"> Keep thy tongue from evil, * and thy lips from speaking guile. * Turn away from evil, and do good; * seek peace, and pursue it. </w:t>
      </w:r>
    </w:p>
    <w:p w14:paraId="3919CC96" w14:textId="77777777" w:rsidR="00B6214E" w:rsidRPr="006B30DC" w:rsidRDefault="00B6214E" w:rsidP="00B23A0F">
      <w:pPr>
        <w:pStyle w:val="l-choir-lrg"/>
      </w:pPr>
      <w:r w:rsidRPr="006B30DC">
        <w:t xml:space="preserve">The eyes of the Lord are upon the righteous, * and His ears are opened unto their supplication. * The face of the Lord is against them that do evil, * utterly to destroy the remembrance of them from the earth. </w:t>
      </w:r>
    </w:p>
    <w:p w14:paraId="2DCA6791" w14:textId="77777777" w:rsidR="00B6214E" w:rsidRPr="006B30DC" w:rsidRDefault="00B6214E" w:rsidP="00B23A0F">
      <w:pPr>
        <w:pStyle w:val="l-choir-lrg"/>
      </w:pPr>
      <w:r w:rsidRPr="006B30DC">
        <w:t xml:space="preserve">The righteous cried, and the Lord heard them, * and He delivered them out of all their tribulations. * The Lord is nigh unto them that are of a contrite heart, * and He will save the humble of spirit. * </w:t>
      </w:r>
    </w:p>
    <w:p w14:paraId="48F3EDAF" w14:textId="77777777" w:rsidR="00B6214E" w:rsidRPr="006B30DC" w:rsidRDefault="00B6214E" w:rsidP="00B23A0F">
      <w:pPr>
        <w:pStyle w:val="l-choir-lrg"/>
      </w:pPr>
      <w:r w:rsidRPr="006B30DC">
        <w:lastRenderedPageBreak/>
        <w:t xml:space="preserve">Many are the tribulations of the righteous, * and the Lord shall deliver them out of them all. * The Lord keepeth all their bones, * not one of them shall be broken. </w:t>
      </w:r>
    </w:p>
    <w:p w14:paraId="50F21B67" w14:textId="77777777" w:rsidR="00A24858" w:rsidRDefault="00B6214E" w:rsidP="00B23A0F">
      <w:pPr>
        <w:pStyle w:val="l-choir-lrg"/>
      </w:pPr>
      <w:r w:rsidRPr="006B30DC">
        <w:t>The death of sinners is evil, * and they that hate the righteous shall do wrong. * The Lord will redeem the souls of His servants, * and none of them will do wrong that hope in Him.</w:t>
      </w:r>
    </w:p>
    <w:p w14:paraId="0990153C" w14:textId="77777777" w:rsidR="006665EE" w:rsidRDefault="006665EE" w:rsidP="00C65A78">
      <w:pPr>
        <w:pStyle w:val="l-vlrg-prayer-125-indented"/>
        <w:sectPr w:rsidR="006665EE" w:rsidSect="00C64D47">
          <w:type w:val="continuous"/>
          <w:pgSz w:w="12240" w:h="15840" w:code="1"/>
          <w:pgMar w:top="432" w:right="432" w:bottom="432" w:left="432" w:header="720" w:footer="432" w:gutter="0"/>
          <w:cols w:num="2" w:sep="1" w:space="288"/>
          <w:docGrid w:linePitch="360"/>
        </w:sectPr>
      </w:pPr>
    </w:p>
    <w:p w14:paraId="73122D89" w14:textId="1FEAB0DF" w:rsidR="00B6214E" w:rsidRPr="00D0289A" w:rsidRDefault="00A24858" w:rsidP="00C65A78">
      <w:pPr>
        <w:pStyle w:val="l-vlrg-prayer-125-indented"/>
        <w:rPr>
          <w:rStyle w:val="l-exclamation-15-lrgChar"/>
        </w:rPr>
      </w:pPr>
      <w:r>
        <w:br w:type="page"/>
      </w:r>
      <w:r w:rsidR="00B6214E" w:rsidRPr="00B23A0F">
        <w:rPr>
          <w:rStyle w:val="l-label-largeChar"/>
        </w:rPr>
        <w:lastRenderedPageBreak/>
        <w:t>Priest or Bishop:</w:t>
      </w:r>
      <w:r w:rsidR="00B6214E" w:rsidRPr="006B30DC">
        <w:t xml:space="preserve"> </w:t>
      </w:r>
      <w:r w:rsidR="00B6214E" w:rsidRPr="00D0289A">
        <w:rPr>
          <w:rStyle w:val="l-exclamation-15-lrgChar"/>
        </w:rPr>
        <w:t>The blessing of the Lord be upon you, through His grace and love for mankind, always, now and ever, and unto the ages of ages.</w:t>
      </w:r>
    </w:p>
    <w:p w14:paraId="1B69C8EC" w14:textId="77777777" w:rsidR="00B6214E" w:rsidRPr="006B30DC" w:rsidRDefault="00B6214E" w:rsidP="00C65A78">
      <w:pPr>
        <w:pStyle w:val="l-vlrg-prayer-125-indented"/>
      </w:pPr>
      <w:r w:rsidRPr="00B23A0F">
        <w:rPr>
          <w:rStyle w:val="l-label-largeChar"/>
        </w:rPr>
        <w:t>Choir:</w:t>
      </w:r>
      <w:r w:rsidRPr="006B30DC">
        <w:t xml:space="preserve"> </w:t>
      </w:r>
      <w:r w:rsidRPr="00B23A0F">
        <w:rPr>
          <w:rStyle w:val="l-choir-lrgChar"/>
        </w:rPr>
        <w:t>Amen.</w:t>
      </w:r>
    </w:p>
    <w:p w14:paraId="444DCBCB" w14:textId="77777777" w:rsidR="00B6214E" w:rsidRPr="006B30DC" w:rsidRDefault="00B6214E" w:rsidP="00C65A78">
      <w:pPr>
        <w:pStyle w:val="l-vlrg-prayer-125-indented"/>
      </w:pPr>
      <w:r w:rsidRPr="006B30DC">
        <w:t>--Glory to Thee, O Christ God, our hope, glory to Thee.</w:t>
      </w:r>
    </w:p>
    <w:p w14:paraId="778FFE37" w14:textId="77777777" w:rsidR="00B6214E" w:rsidRPr="00B23A0F" w:rsidRDefault="00B6214E" w:rsidP="00B23A0F">
      <w:pPr>
        <w:pStyle w:val="l-choir-lrg"/>
      </w:pPr>
      <w:r w:rsidRPr="00B23A0F">
        <w:rPr>
          <w:rStyle w:val="l-label-largeChar"/>
        </w:rPr>
        <w:t>Choir:</w:t>
      </w:r>
      <w:r w:rsidRPr="006B30DC">
        <w:t xml:space="preserve"> Glory to the Father, and to the Son, and to the Holy Spirit, both now and ever, and unto the ages of ages. Amen.</w:t>
      </w:r>
      <w:r w:rsidR="001A30C5">
        <w:t xml:space="preserve"> </w:t>
      </w:r>
      <w:r w:rsidRPr="006B30DC">
        <w:t xml:space="preserve">Lord, have mercy. </w:t>
      </w:r>
      <w:r w:rsidRPr="00B23A0F">
        <w:rPr>
          <w:rStyle w:val="l-rubric-lrgChar"/>
        </w:rPr>
        <w:t>Thrice.</w:t>
      </w:r>
      <w:r w:rsidRPr="006B30DC">
        <w:t xml:space="preserve"> </w:t>
      </w:r>
      <w:r w:rsidRPr="00B23A0F">
        <w:t>Father</w:t>
      </w:r>
      <w:r w:rsidRPr="006B30DC">
        <w:t xml:space="preserve"> </w:t>
      </w:r>
      <w:r w:rsidRPr="00A24858">
        <w:rPr>
          <w:rStyle w:val="l-rubric-lrgChar"/>
        </w:rPr>
        <w:t>(master)</w:t>
      </w:r>
      <w:r w:rsidRPr="006B30DC">
        <w:t xml:space="preserve"> </w:t>
      </w:r>
      <w:r w:rsidRPr="00B23A0F">
        <w:t>bless.</w:t>
      </w:r>
    </w:p>
    <w:p w14:paraId="6A186B28" w14:textId="77777777" w:rsidR="00A24858" w:rsidRDefault="00A24858" w:rsidP="00C65A78">
      <w:pPr>
        <w:pStyle w:val="l-vlrg-prayer-125-indented"/>
      </w:pPr>
    </w:p>
    <w:p w14:paraId="45D3BC04" w14:textId="77777777" w:rsidR="00B6214E" w:rsidRPr="00D0289A" w:rsidRDefault="00B6214E" w:rsidP="00C65A78">
      <w:pPr>
        <w:pStyle w:val="l-vlrg-prayer-125-indented"/>
        <w:rPr>
          <w:rStyle w:val="l-exclamation-15-lrgChar"/>
        </w:rPr>
      </w:pPr>
      <w:r w:rsidRPr="00B23A0F">
        <w:rPr>
          <w:rStyle w:val="l-label-largeChar"/>
        </w:rPr>
        <w:t>Priest or Bishop:</w:t>
      </w:r>
      <w:r w:rsidRPr="006B30DC">
        <w:t xml:space="preserve"> </w:t>
      </w:r>
      <w:r w:rsidRPr="00D0289A">
        <w:rPr>
          <w:rStyle w:val="l-exclamation-15-lrgChar"/>
        </w:rPr>
        <w:t xml:space="preserve">May Christ our true God, </w:t>
      </w:r>
      <w:r w:rsidRPr="00D0289A">
        <w:rPr>
          <w:rStyle w:val="l-rubric-lrgChar"/>
        </w:rPr>
        <w:t>(on Sundays: Who rose from the dead)</w:t>
      </w:r>
      <w:r w:rsidRPr="00D0289A">
        <w:rPr>
          <w:rStyle w:val="l-exclamation-15-lrgChar"/>
        </w:rPr>
        <w:t xml:space="preserve">, through the intercessions of His most pure Mother; of the holy and glorious apostles; of our father </w:t>
      </w:r>
      <w:r w:rsidRPr="00D0289A">
        <w:rPr>
          <w:rStyle w:val="l-rubric-lrgChar"/>
        </w:rPr>
        <w:t>(or Basil the Great, archbishop of Caesarea in Cappadocia)</w:t>
      </w:r>
      <w:r w:rsidRPr="00D0289A">
        <w:rPr>
          <w:rStyle w:val="l-exclamation-15-lrgChar"/>
        </w:rPr>
        <w:t>; and Saint</w:t>
      </w:r>
      <w:r w:rsidRPr="00D0289A">
        <w:rPr>
          <w:rStyle w:val="l-rubric-lrgChar"/>
        </w:rPr>
        <w:t>(s) N.(N.)</w:t>
      </w:r>
      <w:r w:rsidRPr="00D0289A">
        <w:rPr>
          <w:rStyle w:val="l-exclamation-15-lrgChar"/>
        </w:rPr>
        <w:t xml:space="preserve"> (</w:t>
      </w:r>
      <w:r w:rsidRPr="00D0289A">
        <w:rPr>
          <w:rStyle w:val="l-rubric-lrgChar"/>
        </w:rPr>
        <w:t>to whom the church is dedicated)</w:t>
      </w:r>
      <w:r w:rsidRPr="00D0289A">
        <w:rPr>
          <w:rStyle w:val="l-exclamation-15-lrgChar"/>
        </w:rPr>
        <w:t xml:space="preserve">; and Saint(s) N.(N) </w:t>
      </w:r>
      <w:r w:rsidRPr="00D0289A">
        <w:rPr>
          <w:rStyle w:val="l-rubric-lrgChar"/>
        </w:rPr>
        <w:t>(of the day)</w:t>
      </w:r>
      <w:r w:rsidRPr="00D0289A">
        <w:rPr>
          <w:rStyle w:val="l-exclamation-15-lrgChar"/>
        </w:rPr>
        <w:t>; of the holy and righteous ancestors of God, Joachim and Anna; and of all the saints: have mercy on us and save us, for He is good and loveth mankind.</w:t>
      </w:r>
    </w:p>
    <w:p w14:paraId="66E0C12A" w14:textId="77777777" w:rsidR="00B6214E" w:rsidRPr="00B23A0F" w:rsidRDefault="00B6214E" w:rsidP="00C65A78">
      <w:pPr>
        <w:pStyle w:val="l-vlrg-prayer-125-indented"/>
        <w:rPr>
          <w:rStyle w:val="l-choir-lrgChar"/>
        </w:rPr>
      </w:pPr>
      <w:r w:rsidRPr="00B23A0F">
        <w:rPr>
          <w:rStyle w:val="l-label-largeChar"/>
        </w:rPr>
        <w:t>Choir:</w:t>
      </w:r>
      <w:r w:rsidRPr="006B30DC">
        <w:t xml:space="preserve"> </w:t>
      </w:r>
      <w:r w:rsidRPr="00B23A0F">
        <w:rPr>
          <w:rStyle w:val="l-choir-lrgChar"/>
        </w:rPr>
        <w:t xml:space="preserve">Amen. </w:t>
      </w:r>
    </w:p>
    <w:p w14:paraId="575F4EAF" w14:textId="77777777" w:rsidR="009B3A35" w:rsidRDefault="009B3A35" w:rsidP="00C65A78">
      <w:pPr>
        <w:pStyle w:val="l-vlrg-prayer-125-indented"/>
      </w:pPr>
    </w:p>
    <w:p w14:paraId="7E5A7506" w14:textId="77777777" w:rsidR="009B3A35" w:rsidRPr="007E2211" w:rsidRDefault="00B51424" w:rsidP="00ED7108">
      <w:pPr>
        <w:jc w:val="center"/>
        <w:rPr>
          <w:rFonts w:ascii="Arial" w:hAnsi="Arial" w:cs="Arial"/>
          <w:b/>
          <w:i/>
          <w:color w:val="FF0000"/>
          <w:sz w:val="28"/>
          <w:szCs w:val="28"/>
        </w:rPr>
      </w:pPr>
      <w:r>
        <w:rPr>
          <w:rFonts w:ascii="Arial" w:hAnsi="Arial" w:cs="Arial"/>
          <w:b/>
          <w:i/>
          <w:color w:val="FF0000"/>
          <w:sz w:val="28"/>
          <w:szCs w:val="28"/>
        </w:rPr>
        <w:br w:type="page"/>
      </w:r>
      <w:r w:rsidR="009B3A35" w:rsidRPr="007E2211">
        <w:rPr>
          <w:rFonts w:ascii="Arial" w:hAnsi="Arial" w:cs="Arial"/>
          <w:b/>
          <w:i/>
          <w:color w:val="FF0000"/>
          <w:sz w:val="28"/>
          <w:szCs w:val="28"/>
        </w:rPr>
        <w:lastRenderedPageBreak/>
        <w:t>The Many years</w:t>
      </w:r>
    </w:p>
    <w:p w14:paraId="6F486522" w14:textId="77777777" w:rsidR="00D85CBD" w:rsidRPr="00DA5777" w:rsidRDefault="00D85CBD" w:rsidP="00C65A78">
      <w:pPr>
        <w:pStyle w:val="l-vlrg-prayer-125-indented"/>
      </w:pPr>
    </w:p>
    <w:p w14:paraId="475CB03A" w14:textId="77777777" w:rsidR="009B3A35" w:rsidRPr="00DA5777" w:rsidRDefault="009B3A35" w:rsidP="00B23A0F">
      <w:pPr>
        <w:pStyle w:val="l-choir-lrg"/>
      </w:pPr>
      <w:r w:rsidRPr="00DA5777">
        <w:t xml:space="preserve">Our Great Lord and Father </w:t>
      </w:r>
      <w:r w:rsidR="002E77BD">
        <w:t>Kyrill</w:t>
      </w:r>
      <w:r w:rsidR="002E77BD" w:rsidRPr="00DA5777">
        <w:t>, /</w:t>
      </w:r>
    </w:p>
    <w:p w14:paraId="49E18A0B" w14:textId="77777777" w:rsidR="009B3A35" w:rsidRPr="00DA5777" w:rsidRDefault="009B3A35" w:rsidP="00B23A0F">
      <w:pPr>
        <w:pStyle w:val="l-choir-lrg"/>
      </w:pPr>
      <w:r w:rsidRPr="00DA5777">
        <w:t>the Most-holy Patriarch of Moscow and All Russia; /</w:t>
      </w:r>
    </w:p>
    <w:p w14:paraId="6C79B431" w14:textId="77777777" w:rsidR="009B3A35" w:rsidRPr="00DA5777" w:rsidRDefault="009B3A35" w:rsidP="00B23A0F">
      <w:pPr>
        <w:pStyle w:val="l-choir-lrg"/>
      </w:pPr>
      <w:r w:rsidRPr="00DA5777">
        <w:t xml:space="preserve">our Lord the Very Most Reverend Metropolitan </w:t>
      </w:r>
      <w:r w:rsidR="00D85CBD">
        <w:t>Hilarion</w:t>
      </w:r>
      <w:r w:rsidRPr="00DA5777">
        <w:t>; /</w:t>
      </w:r>
    </w:p>
    <w:p w14:paraId="1402A0BB" w14:textId="77777777" w:rsidR="009B3A35" w:rsidRPr="00DA5777" w:rsidRDefault="009B3A35" w:rsidP="00B23A0F">
      <w:pPr>
        <w:pStyle w:val="l-choir-lrg"/>
      </w:pPr>
      <w:r w:rsidRPr="00DA5777">
        <w:t>First Hierarch of the Russian Church Abroad, /</w:t>
      </w:r>
    </w:p>
    <w:p w14:paraId="43DCF32F" w14:textId="77777777" w:rsidR="009B3A35" w:rsidRPr="00DA5777" w:rsidRDefault="009B3A35" w:rsidP="00B23A0F">
      <w:pPr>
        <w:pStyle w:val="l-choir-lrg"/>
      </w:pPr>
      <w:r w:rsidRPr="00DA5777">
        <w:t xml:space="preserve">and our Lord the Most Reverend Archbishop </w:t>
      </w:r>
      <w:r w:rsidR="00D85CBD">
        <w:t>Peter</w:t>
      </w:r>
      <w:r w:rsidRPr="00DA5777">
        <w:t>; /</w:t>
      </w:r>
    </w:p>
    <w:p w14:paraId="0E6A3655" w14:textId="77777777" w:rsidR="009B3A35" w:rsidRPr="00DA5777" w:rsidRDefault="009B3A35" w:rsidP="00B23A0F">
      <w:pPr>
        <w:pStyle w:val="l-choir-lrg"/>
      </w:pPr>
      <w:r w:rsidRPr="00DA5777">
        <w:t>the brotherhood of this holy temple, /</w:t>
      </w:r>
    </w:p>
    <w:p w14:paraId="1BB30FB5" w14:textId="77777777" w:rsidR="009B3A35" w:rsidRPr="00DA5777" w:rsidRDefault="009B3A35" w:rsidP="00B23A0F">
      <w:pPr>
        <w:pStyle w:val="l-choir-lrg"/>
      </w:pPr>
      <w:r w:rsidRPr="00DA5777">
        <w:t>and all Orthodox Christians: //</w:t>
      </w:r>
    </w:p>
    <w:p w14:paraId="3F6E4867" w14:textId="77777777" w:rsidR="009B3A35" w:rsidRPr="00DA5777" w:rsidRDefault="009B3A35" w:rsidP="00B23A0F">
      <w:pPr>
        <w:pStyle w:val="l-choir-lrg"/>
      </w:pPr>
      <w:r w:rsidRPr="00DA5777">
        <w:t>preserve, O Lord, for many years.</w:t>
      </w:r>
    </w:p>
    <w:p w14:paraId="04DC735C" w14:textId="77777777" w:rsidR="00C872E9" w:rsidRDefault="00B6214E">
      <w:pPr>
        <w:pStyle w:val="NormalWeb"/>
        <w:jc w:val="center"/>
        <w:rPr>
          <w:rFonts w:ascii="Arial" w:hAnsi="Arial" w:cs="Arial"/>
          <w:b/>
          <w:i/>
          <w:color w:val="FF0000"/>
          <w:sz w:val="28"/>
          <w:szCs w:val="28"/>
        </w:rPr>
      </w:pPr>
      <w:r w:rsidRPr="00ED7108">
        <w:rPr>
          <w:rFonts w:ascii="Arial" w:hAnsi="Arial" w:cs="Arial"/>
          <w:b/>
          <w:i/>
          <w:color w:val="FF0000"/>
          <w:sz w:val="28"/>
          <w:szCs w:val="28"/>
        </w:rPr>
        <w:t>The End of the Divine Liturgy</w:t>
      </w:r>
    </w:p>
    <w:p w14:paraId="18423F08" w14:textId="77777777" w:rsidR="00B6214E" w:rsidRPr="00ED7108" w:rsidRDefault="00C872E9">
      <w:pPr>
        <w:pStyle w:val="NormalWeb"/>
        <w:jc w:val="center"/>
        <w:rPr>
          <w:rFonts w:ascii="Arial" w:hAnsi="Arial" w:cs="Arial"/>
          <w:b/>
          <w:i/>
          <w:color w:val="FF0000"/>
          <w:sz w:val="28"/>
          <w:szCs w:val="28"/>
        </w:rPr>
      </w:pPr>
      <w:r>
        <w:rPr>
          <w:rFonts w:ascii="Arial" w:hAnsi="Arial" w:cs="Arial"/>
          <w:b/>
          <w:i/>
          <w:color w:val="FF0000"/>
          <w:sz w:val="28"/>
          <w:szCs w:val="28"/>
        </w:rPr>
        <w:br w:type="page"/>
      </w:r>
      <w:r w:rsidR="00EC504D" w:rsidDel="00EC504D">
        <w:rPr>
          <w:rFonts w:ascii="Arial" w:hAnsi="Arial" w:cs="Arial"/>
          <w:b/>
          <w:i/>
          <w:color w:val="FF0000"/>
          <w:sz w:val="28"/>
          <w:szCs w:val="28"/>
        </w:rPr>
        <w:lastRenderedPageBreak/>
        <w:t xml:space="preserve"> </w:t>
      </w:r>
    </w:p>
    <w:sectPr w:rsidR="00B6214E" w:rsidRPr="00ED7108" w:rsidSect="00CE71EC">
      <w:type w:val="continuous"/>
      <w:pgSz w:w="12240" w:h="15840" w:code="1"/>
      <w:pgMar w:top="432" w:right="432" w:bottom="432" w:left="432"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5C0CD" w14:textId="77777777" w:rsidR="00A07BA5" w:rsidRDefault="00A07BA5">
      <w:r>
        <w:separator/>
      </w:r>
    </w:p>
  </w:endnote>
  <w:endnote w:type="continuationSeparator" w:id="0">
    <w:p w14:paraId="29F7F730" w14:textId="77777777" w:rsidR="00A07BA5" w:rsidRDefault="00A07BA5">
      <w:r>
        <w:continuationSeparator/>
      </w:r>
    </w:p>
  </w:endnote>
  <w:endnote w:id="1">
    <w:p w14:paraId="70C439B8" w14:textId="77777777" w:rsidR="001D6E4E" w:rsidRDefault="001D6E4E">
      <w:pPr>
        <w:pStyle w:val="EndnoteText"/>
      </w:pPr>
      <w:r>
        <w:rPr>
          <w:rStyle w:val="EndnoteReference"/>
        </w:rPr>
        <w:endnoteRef/>
      </w:r>
      <w:r>
        <w:t xml:space="preserve"> All Great Mysteries are introduced with this beginning Blessing. For example: Baptism. This exclamation is not used to introduce any of the other regular services, such as Vespers, Matins, the Hours, etc. It reflects our theology, the firm knowledge that when we celebrate the Divine Liturgy, we enter into the Kingdom of God. </w:t>
      </w:r>
    </w:p>
  </w:endnote>
  <w:endnote w:id="2">
    <w:p w14:paraId="32E72D99" w14:textId="77777777" w:rsidR="001D6E4E" w:rsidRDefault="001D6E4E">
      <w:pPr>
        <w:pStyle w:val="EndnoteText"/>
      </w:pPr>
      <w:r>
        <w:rPr>
          <w:rStyle w:val="EndnoteReference"/>
        </w:rPr>
        <w:endnoteRef/>
      </w:r>
      <w:r>
        <w:t xml:space="preserve"> We ask for “peace” several times in the liturgy. Remember that the first words Jesus spoke to the assembled apostles after His resurrection were about peace. Christianity can be called, among many other things, the pursual of peace. This peace is not aw the world understand peace, but it is the calmness and purity of a perfected heart, when God abides. </w:t>
      </w:r>
    </w:p>
    <w:p w14:paraId="69CD13D5" w14:textId="77777777" w:rsidR="001D6E4E" w:rsidRDefault="001D6E4E" w:rsidP="00407C10">
      <w:pPr>
        <w:pStyle w:val="EndnoteText"/>
        <w:ind w:left="288" w:right="288"/>
      </w:pPr>
      <w:r>
        <w:br/>
        <w:t>“</w:t>
      </w:r>
      <w:r w:rsidRPr="00407C10">
        <w:t>Then the same day at evening, being the first day of the week, when the doors were shut where the disciples were assembled for fear of the Jews, came Jesus and stood in the midst, and saith unto them, Peace be unto you.</w:t>
      </w:r>
      <w:r>
        <w:t xml:space="preserve"> </w:t>
      </w:r>
      <w:r w:rsidRPr="00407C10">
        <w:t>(20)</w:t>
      </w:r>
      <w:r>
        <w:t xml:space="preserve"> </w:t>
      </w:r>
      <w:r w:rsidRPr="00407C10">
        <w:t>And when he had so said, he shewed unto them his hands and his side. Then were the disciples glad, when they saw the Lord.</w:t>
      </w:r>
      <w:r>
        <w:t xml:space="preserve"> </w:t>
      </w:r>
      <w:r w:rsidRPr="00407C10">
        <w:t>(21)</w:t>
      </w:r>
      <w:r>
        <w:t xml:space="preserve"> </w:t>
      </w:r>
      <w:r w:rsidRPr="00407C10">
        <w:t>Then said Jesus to them again, Peace be unto you: as my Father hath sent me, even so send I you.</w:t>
      </w:r>
      <w:r>
        <w:t>”(John 20:19-21 KJV)</w:t>
      </w:r>
    </w:p>
  </w:endnote>
  <w:endnote w:id="3">
    <w:p w14:paraId="7B7EB6A1" w14:textId="77777777" w:rsidR="001D6E4E" w:rsidRDefault="001D6E4E">
      <w:pPr>
        <w:pStyle w:val="EndnoteText"/>
      </w:pPr>
      <w:r>
        <w:rPr>
          <w:rStyle w:val="EndnoteReference"/>
        </w:rPr>
        <w:endnoteRef/>
      </w:r>
      <w:r>
        <w:t xml:space="preserve"> This petition, and the one following are uniquely used in the Russian Orthodox Church. These petitions were inserted when the Russian Orthodox Church languished under communism. After she became free again, the petitions were edited somewhat. The original versions history is: </w:t>
      </w:r>
    </w:p>
    <w:p w14:paraId="4731400A" w14:textId="77777777" w:rsidR="001D6E4E" w:rsidRDefault="001D6E4E" w:rsidP="006B2A56">
      <w:pPr>
        <w:pStyle w:val="EndnoteText"/>
      </w:pPr>
      <w:r>
        <w:t xml:space="preserve"> </w:t>
      </w:r>
    </w:p>
    <w:p w14:paraId="47729BB8" w14:textId="77777777" w:rsidR="001D6E4E" w:rsidRDefault="001D6E4E" w:rsidP="006B2A56">
      <w:pPr>
        <w:pStyle w:val="EndnoteText"/>
        <w:ind w:left="288" w:right="288"/>
      </w:pPr>
      <w:r>
        <w:t>“For the much suffering Russian Land and its Orthodox people both in the homeland and in the diaspora, and for their salvation, let us pray to the Lord.</w:t>
      </w:r>
      <w:r w:rsidRPr="006B2A56">
        <w:t xml:space="preserve"> </w:t>
      </w:r>
      <w:r>
        <w:t>“</w:t>
      </w:r>
    </w:p>
    <w:p w14:paraId="12CCC4C1" w14:textId="77777777" w:rsidR="001D6E4E" w:rsidRDefault="001D6E4E" w:rsidP="006B2A56">
      <w:pPr>
        <w:pStyle w:val="EndnoteText"/>
        <w:ind w:left="288" w:right="288"/>
      </w:pPr>
    </w:p>
    <w:p w14:paraId="54A4CA99" w14:textId="77777777" w:rsidR="001D6E4E" w:rsidRDefault="001D6E4E" w:rsidP="006B2A56">
      <w:pPr>
        <w:pStyle w:val="EndnoteText"/>
        <w:ind w:left="720" w:right="288"/>
      </w:pPr>
      <w:r>
        <w:t>Which became:</w:t>
      </w:r>
    </w:p>
    <w:p w14:paraId="50FD290C" w14:textId="77777777" w:rsidR="001D6E4E" w:rsidRDefault="001D6E4E" w:rsidP="006B2A56">
      <w:pPr>
        <w:pStyle w:val="EndnoteText"/>
        <w:ind w:left="720" w:right="288"/>
      </w:pPr>
    </w:p>
    <w:p w14:paraId="1B1C868E" w14:textId="77777777" w:rsidR="001D6E4E" w:rsidRDefault="001D6E4E" w:rsidP="006B2A56">
      <w:pPr>
        <w:pStyle w:val="EndnoteText"/>
        <w:ind w:left="288" w:right="288"/>
      </w:pPr>
      <w:r>
        <w:t>“</w:t>
      </w:r>
      <w:r w:rsidRPr="006B2A56">
        <w:t xml:space="preserve">For the God preserved Russian Land and its Orthodox people both in the homeland and in the diaspora, and for their salvation, let us pray to the Lord. </w:t>
      </w:r>
      <w:r>
        <w:t>“</w:t>
      </w:r>
    </w:p>
    <w:p w14:paraId="3062BD38" w14:textId="77777777" w:rsidR="001D6E4E" w:rsidRPr="006B2A56" w:rsidRDefault="001D6E4E" w:rsidP="006B2A56">
      <w:pPr>
        <w:pStyle w:val="EndnoteText"/>
        <w:ind w:left="288" w:right="288"/>
      </w:pPr>
    </w:p>
    <w:p w14:paraId="5701D9B2" w14:textId="77777777" w:rsidR="001D6E4E" w:rsidRPr="006B2A56" w:rsidRDefault="001D6E4E" w:rsidP="006B2A56">
      <w:pPr>
        <w:pStyle w:val="EndnoteText"/>
        <w:ind w:left="288" w:right="288"/>
      </w:pPr>
      <w:r>
        <w:t>“</w:t>
      </w:r>
      <w:r w:rsidRPr="006B2A56">
        <w:t xml:space="preserve">That He may deliver His people from </w:t>
      </w:r>
      <w:r>
        <w:t xml:space="preserve">the </w:t>
      </w:r>
      <w:r w:rsidRPr="006B2A56">
        <w:t xml:space="preserve">godless civil authority, and confirm in us oneness of mind, brotherly love and piety, let us pray to the Lord. </w:t>
      </w:r>
      <w:r>
        <w:t>“</w:t>
      </w:r>
    </w:p>
    <w:p w14:paraId="7D095F05" w14:textId="77777777" w:rsidR="001D6E4E" w:rsidRPr="006B2A56" w:rsidRDefault="001D6E4E" w:rsidP="006B2A56">
      <w:pPr>
        <w:pStyle w:val="EndnoteText"/>
        <w:ind w:left="288" w:right="288"/>
      </w:pPr>
    </w:p>
    <w:p w14:paraId="6B8F4F74" w14:textId="77777777" w:rsidR="001D6E4E" w:rsidRDefault="001D6E4E" w:rsidP="006B2A56">
      <w:pPr>
        <w:pStyle w:val="EndnoteText"/>
        <w:ind w:left="720" w:right="288"/>
      </w:pPr>
      <w:r>
        <w:t>Which became:</w:t>
      </w:r>
    </w:p>
    <w:p w14:paraId="73E81318" w14:textId="77777777" w:rsidR="001D6E4E" w:rsidRDefault="001D6E4E" w:rsidP="006B2A56">
      <w:pPr>
        <w:pStyle w:val="EndnoteText"/>
        <w:ind w:left="720" w:right="288"/>
      </w:pPr>
    </w:p>
    <w:p w14:paraId="29316699" w14:textId="77777777" w:rsidR="001D6E4E" w:rsidRDefault="001D6E4E" w:rsidP="006B2A56">
      <w:pPr>
        <w:pStyle w:val="EndnoteText"/>
        <w:ind w:left="288" w:right="288"/>
      </w:pPr>
      <w:r>
        <w:t>“</w:t>
      </w:r>
      <w:r w:rsidRPr="006B2A56">
        <w:t xml:space="preserve">That He may deliver His people from enemies both visible and invisible, and confirm in us oneness of mind, brotherly love and piety, let us pray to the Lord. </w:t>
      </w:r>
      <w:r>
        <w:t>“</w:t>
      </w:r>
    </w:p>
    <w:p w14:paraId="6739BE31" w14:textId="77777777" w:rsidR="001D6E4E" w:rsidRDefault="001D6E4E" w:rsidP="006B2A56">
      <w:pPr>
        <w:pStyle w:val="EndnoteText"/>
        <w:ind w:right="288"/>
      </w:pPr>
    </w:p>
    <w:p w14:paraId="2D424A00" w14:textId="77777777" w:rsidR="001D6E4E" w:rsidRDefault="001D6E4E">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erwood">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5DFD6" w14:textId="77777777" w:rsidR="001D6E4E" w:rsidRDefault="001D6E4E">
    <w:pPr>
      <w:pStyle w:val="Footer"/>
      <w:jc w:val="center"/>
      <w:rPr>
        <w:sz w:val="20"/>
        <w:szCs w:val="20"/>
      </w:rPr>
    </w:pPr>
    <w:r>
      <w:rPr>
        <w:sz w:val="20"/>
        <w:szCs w:val="20"/>
      </w:rPr>
      <w:t xml:space="preserve">Divine Liturgy of St John Chrysostom - The Small Entrance - </w:t>
    </w:r>
    <w:r>
      <w:rPr>
        <w:sz w:val="20"/>
        <w:szCs w:val="20"/>
      </w:rPr>
      <w:fldChar w:fldCharType="begin"/>
    </w:r>
    <w:r>
      <w:rPr>
        <w:sz w:val="20"/>
        <w:szCs w:val="20"/>
      </w:rPr>
      <w:instrText xml:space="preserve"> PAGE </w:instrText>
    </w:r>
    <w:r>
      <w:rPr>
        <w:sz w:val="20"/>
        <w:szCs w:val="20"/>
      </w:rPr>
      <w:fldChar w:fldCharType="separate"/>
    </w:r>
    <w:r>
      <w:rPr>
        <w:noProof/>
        <w:sz w:val="20"/>
        <w:szCs w:val="20"/>
      </w:rPr>
      <w:t>22</w:t>
    </w:r>
    <w:r>
      <w:rPr>
        <w:sz w:val="20"/>
        <w:szCs w:val="20"/>
      </w:rPr>
      <w:fldChar w:fldCharType="end"/>
    </w:r>
    <w:r>
      <w:rPr>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4FA11" w14:textId="77777777" w:rsidR="001D6E4E" w:rsidRDefault="001D6E4E" w:rsidP="009D46E9">
    <w:pPr>
      <w:pStyle w:val="Foote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1</w:t>
    </w:r>
    <w:r>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BFD11" w14:textId="77777777" w:rsidR="001D6E4E" w:rsidRDefault="001D6E4E">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17</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92</w:t>
    </w:r>
    <w:r>
      <w:rPr>
        <w:b/>
        <w:bC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318D7" w14:textId="77777777" w:rsidR="001D6E4E" w:rsidRDefault="001D6E4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79CC0A7" w14:textId="77777777" w:rsidR="001D6E4E" w:rsidRDefault="001D6E4E">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97B70" w14:textId="77777777" w:rsidR="001D6E4E" w:rsidRDefault="001D6E4E">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57</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91</w:t>
    </w:r>
    <w:r>
      <w:rPr>
        <w:b/>
        <w:bCs/>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F6480" w14:textId="5D7A22FC" w:rsidR="001D6E4E" w:rsidRDefault="001D6E4E">
    <w:pPr>
      <w:jc w:val="center"/>
    </w:pPr>
    <w:r w:rsidRPr="00363A9F">
      <w:rPr>
        <w:sz w:val="16"/>
        <w:szCs w:val="16"/>
      </w:rPr>
      <w:t>Dropbox\prayer\dyptichs</w:t>
    </w:r>
    <w:r>
      <w:rPr>
        <w:sz w:val="16"/>
        <w:szCs w:val="16"/>
      </w:rPr>
      <w:t>\</w:t>
    </w:r>
    <w:r>
      <w:rPr>
        <w:sz w:val="16"/>
        <w:szCs w:val="16"/>
      </w:rPr>
      <w:fldChar w:fldCharType="begin"/>
    </w:r>
    <w:r>
      <w:rPr>
        <w:sz w:val="16"/>
        <w:szCs w:val="16"/>
      </w:rPr>
      <w:instrText xml:space="preserve"> FILENAME </w:instrText>
    </w:r>
    <w:r>
      <w:rPr>
        <w:sz w:val="16"/>
        <w:szCs w:val="16"/>
      </w:rPr>
      <w:fldChar w:fldCharType="separate"/>
    </w:r>
    <w:r w:rsidR="00C65A78">
      <w:rPr>
        <w:noProof/>
        <w:sz w:val="16"/>
        <w:szCs w:val="16"/>
      </w:rPr>
      <w:t>liturgy-basil-the-great-priest-or-people-large-font.docx</w:t>
    </w:r>
    <w:r>
      <w:rPr>
        <w:sz w:val="16"/>
        <w:szCs w:val="16"/>
      </w:rPr>
      <w:fldChar w:fldCharType="end"/>
    </w:r>
    <w:r>
      <w:tab/>
    </w:r>
    <w:r>
      <w:rPr>
        <w:sz w:val="16"/>
        <w:szCs w:val="16"/>
      </w:rPr>
      <w:t xml:space="preserve">Page </w:t>
    </w:r>
    <w:r>
      <w:rPr>
        <w:sz w:val="16"/>
        <w:szCs w:val="16"/>
      </w:rPr>
      <w:fldChar w:fldCharType="begin"/>
    </w:r>
    <w:r>
      <w:rPr>
        <w:sz w:val="16"/>
        <w:szCs w:val="16"/>
      </w:rPr>
      <w:instrText xml:space="preserve"> PAGE </w:instrText>
    </w:r>
    <w:r>
      <w:rPr>
        <w:sz w:val="16"/>
        <w:szCs w:val="16"/>
      </w:rPr>
      <w:fldChar w:fldCharType="separate"/>
    </w:r>
    <w:r>
      <w:rPr>
        <w:noProof/>
        <w:sz w:val="16"/>
        <w:szCs w:val="16"/>
      </w:rPr>
      <w:t>2</w:t>
    </w:r>
    <w:r>
      <w:rPr>
        <w:sz w:val="16"/>
        <w:szCs w:val="16"/>
      </w:rPr>
      <w:fldChar w:fldCharType="end"/>
    </w:r>
    <w:r>
      <w:tab/>
    </w:r>
    <w:r>
      <w:rPr>
        <w:sz w:val="16"/>
        <w:szCs w:val="16"/>
      </w:rPr>
      <w:fldChar w:fldCharType="begin"/>
    </w:r>
    <w:r>
      <w:rPr>
        <w:sz w:val="16"/>
        <w:szCs w:val="16"/>
      </w:rPr>
      <w:instrText xml:space="preserve"> DATE \@"M\/d\/yyyy" </w:instrText>
    </w:r>
    <w:r>
      <w:rPr>
        <w:sz w:val="16"/>
        <w:szCs w:val="16"/>
      </w:rPr>
      <w:fldChar w:fldCharType="separate"/>
    </w:r>
    <w:r w:rsidR="00C65A78">
      <w:rPr>
        <w:noProof/>
        <w:sz w:val="16"/>
        <w:szCs w:val="16"/>
      </w:rPr>
      <w:t>4/13/2023</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70730B" w14:textId="77777777" w:rsidR="00A07BA5" w:rsidRDefault="00A07BA5">
      <w:r>
        <w:separator/>
      </w:r>
    </w:p>
  </w:footnote>
  <w:footnote w:type="continuationSeparator" w:id="0">
    <w:p w14:paraId="22C459B1" w14:textId="77777777" w:rsidR="00A07BA5" w:rsidRDefault="00A07B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9AE935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82CB2A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CE03BE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474EAD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930684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02EC32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71C27D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A9EA07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EF2D94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9184AF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AF13B7D"/>
    <w:multiLevelType w:val="hybridMultilevel"/>
    <w:tmpl w:val="F73A24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8746FC"/>
    <w:multiLevelType w:val="hybridMultilevel"/>
    <w:tmpl w:val="022EE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095336"/>
    <w:multiLevelType w:val="hybridMultilevel"/>
    <w:tmpl w:val="17EE5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D51C0F"/>
    <w:multiLevelType w:val="hybridMultilevel"/>
    <w:tmpl w:val="61904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309429">
    <w:abstractNumId w:val="12"/>
  </w:num>
  <w:num w:numId="2" w16cid:durableId="1561356515">
    <w:abstractNumId w:val="13"/>
  </w:num>
  <w:num w:numId="3" w16cid:durableId="1618640434">
    <w:abstractNumId w:val="11"/>
  </w:num>
  <w:num w:numId="4" w16cid:durableId="1496022930">
    <w:abstractNumId w:val="10"/>
  </w:num>
  <w:num w:numId="5" w16cid:durableId="864563187">
    <w:abstractNumId w:val="9"/>
  </w:num>
  <w:num w:numId="6" w16cid:durableId="386926185">
    <w:abstractNumId w:val="7"/>
  </w:num>
  <w:num w:numId="7" w16cid:durableId="1835140936">
    <w:abstractNumId w:val="6"/>
  </w:num>
  <w:num w:numId="8" w16cid:durableId="955405661">
    <w:abstractNumId w:val="5"/>
  </w:num>
  <w:num w:numId="9" w16cid:durableId="1360668469">
    <w:abstractNumId w:val="4"/>
  </w:num>
  <w:num w:numId="10" w16cid:durableId="1947348982">
    <w:abstractNumId w:val="8"/>
  </w:num>
  <w:num w:numId="11" w16cid:durableId="362292341">
    <w:abstractNumId w:val="3"/>
  </w:num>
  <w:num w:numId="12" w16cid:durableId="561790238">
    <w:abstractNumId w:val="2"/>
  </w:num>
  <w:num w:numId="13" w16cid:durableId="648479445">
    <w:abstractNumId w:val="1"/>
  </w:num>
  <w:num w:numId="14" w16cid:durableId="9205241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imothy Holland">
    <w15:presenceInfo w15:providerId="Windows Live" w15:userId="5913e480922242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xMDU0MzW0MDMzM7VU0lEKTi0uzszPAykwrAUA6tLrmSwAAAA="/>
    <w:docVar w:name="dgnword-lastRevisionsView" w:val="0"/>
  </w:docVars>
  <w:rsids>
    <w:rsidRoot w:val="009B3A35"/>
    <w:rsid w:val="0000363A"/>
    <w:rsid w:val="00007166"/>
    <w:rsid w:val="00031EC7"/>
    <w:rsid w:val="00033F6F"/>
    <w:rsid w:val="00052121"/>
    <w:rsid w:val="00071EA7"/>
    <w:rsid w:val="000809D1"/>
    <w:rsid w:val="00091FFA"/>
    <w:rsid w:val="000A015D"/>
    <w:rsid w:val="000A403E"/>
    <w:rsid w:val="000A4CC7"/>
    <w:rsid w:val="000A63AB"/>
    <w:rsid w:val="000A7BCD"/>
    <w:rsid w:val="000B4B48"/>
    <w:rsid w:val="000C0F19"/>
    <w:rsid w:val="000F2D2B"/>
    <w:rsid w:val="001020C5"/>
    <w:rsid w:val="00104B73"/>
    <w:rsid w:val="00110602"/>
    <w:rsid w:val="00131ADE"/>
    <w:rsid w:val="0014255F"/>
    <w:rsid w:val="00152763"/>
    <w:rsid w:val="0016229A"/>
    <w:rsid w:val="0018609F"/>
    <w:rsid w:val="001A30C5"/>
    <w:rsid w:val="001C5391"/>
    <w:rsid w:val="001D2B06"/>
    <w:rsid w:val="001D6E4E"/>
    <w:rsid w:val="001E237D"/>
    <w:rsid w:val="0020161D"/>
    <w:rsid w:val="00201974"/>
    <w:rsid w:val="00220025"/>
    <w:rsid w:val="00224A0D"/>
    <w:rsid w:val="00225A04"/>
    <w:rsid w:val="00230DF3"/>
    <w:rsid w:val="0023372C"/>
    <w:rsid w:val="00250E79"/>
    <w:rsid w:val="00267AF5"/>
    <w:rsid w:val="00280B15"/>
    <w:rsid w:val="002910A2"/>
    <w:rsid w:val="002B4AA3"/>
    <w:rsid w:val="002B592A"/>
    <w:rsid w:val="002E5CEF"/>
    <w:rsid w:val="002E77BD"/>
    <w:rsid w:val="00325AC1"/>
    <w:rsid w:val="00326E5A"/>
    <w:rsid w:val="00341DD3"/>
    <w:rsid w:val="003437EC"/>
    <w:rsid w:val="003523D3"/>
    <w:rsid w:val="00365498"/>
    <w:rsid w:val="003A0C99"/>
    <w:rsid w:val="003B50A8"/>
    <w:rsid w:val="003B7150"/>
    <w:rsid w:val="003D4E73"/>
    <w:rsid w:val="003D5E32"/>
    <w:rsid w:val="0040795A"/>
    <w:rsid w:val="00407C10"/>
    <w:rsid w:val="00417DFA"/>
    <w:rsid w:val="00417F3D"/>
    <w:rsid w:val="00431B19"/>
    <w:rsid w:val="0045600C"/>
    <w:rsid w:val="00464B1A"/>
    <w:rsid w:val="00467764"/>
    <w:rsid w:val="00480A42"/>
    <w:rsid w:val="00495562"/>
    <w:rsid w:val="004C48E4"/>
    <w:rsid w:val="004E6779"/>
    <w:rsid w:val="004F5293"/>
    <w:rsid w:val="005204BB"/>
    <w:rsid w:val="00522159"/>
    <w:rsid w:val="005555E0"/>
    <w:rsid w:val="00562700"/>
    <w:rsid w:val="005A5720"/>
    <w:rsid w:val="005C20CB"/>
    <w:rsid w:val="005C4799"/>
    <w:rsid w:val="005C70D1"/>
    <w:rsid w:val="005E31F3"/>
    <w:rsid w:val="00603DC2"/>
    <w:rsid w:val="00616FD4"/>
    <w:rsid w:val="006228DF"/>
    <w:rsid w:val="00631399"/>
    <w:rsid w:val="00636DAC"/>
    <w:rsid w:val="0065471E"/>
    <w:rsid w:val="006665EE"/>
    <w:rsid w:val="00680A9A"/>
    <w:rsid w:val="00694153"/>
    <w:rsid w:val="006B2A56"/>
    <w:rsid w:val="006B30DC"/>
    <w:rsid w:val="006B4DCC"/>
    <w:rsid w:val="006B73AB"/>
    <w:rsid w:val="006D0759"/>
    <w:rsid w:val="006D5D92"/>
    <w:rsid w:val="006F25B2"/>
    <w:rsid w:val="006F2FFB"/>
    <w:rsid w:val="006F3CD9"/>
    <w:rsid w:val="00704361"/>
    <w:rsid w:val="00754AA4"/>
    <w:rsid w:val="00767143"/>
    <w:rsid w:val="00774F1D"/>
    <w:rsid w:val="00775256"/>
    <w:rsid w:val="007A6B08"/>
    <w:rsid w:val="007B09CF"/>
    <w:rsid w:val="007C5CEB"/>
    <w:rsid w:val="007E2211"/>
    <w:rsid w:val="00806569"/>
    <w:rsid w:val="0081065F"/>
    <w:rsid w:val="00813360"/>
    <w:rsid w:val="00815F8A"/>
    <w:rsid w:val="00844069"/>
    <w:rsid w:val="00852E08"/>
    <w:rsid w:val="0086689C"/>
    <w:rsid w:val="008A37DC"/>
    <w:rsid w:val="008A6185"/>
    <w:rsid w:val="008B3F41"/>
    <w:rsid w:val="008C0CD4"/>
    <w:rsid w:val="008C70B9"/>
    <w:rsid w:val="008D2A5F"/>
    <w:rsid w:val="0090774F"/>
    <w:rsid w:val="00907D1F"/>
    <w:rsid w:val="009210D2"/>
    <w:rsid w:val="009330E9"/>
    <w:rsid w:val="00937203"/>
    <w:rsid w:val="009546B5"/>
    <w:rsid w:val="0096698A"/>
    <w:rsid w:val="00974B24"/>
    <w:rsid w:val="0098601E"/>
    <w:rsid w:val="009B2A23"/>
    <w:rsid w:val="009B3142"/>
    <w:rsid w:val="009B3A35"/>
    <w:rsid w:val="009D46E9"/>
    <w:rsid w:val="009F4C75"/>
    <w:rsid w:val="00A00B72"/>
    <w:rsid w:val="00A07BA5"/>
    <w:rsid w:val="00A11B35"/>
    <w:rsid w:val="00A1257E"/>
    <w:rsid w:val="00A24858"/>
    <w:rsid w:val="00A303DF"/>
    <w:rsid w:val="00A56022"/>
    <w:rsid w:val="00A56D26"/>
    <w:rsid w:val="00A56D96"/>
    <w:rsid w:val="00AA7004"/>
    <w:rsid w:val="00AB4166"/>
    <w:rsid w:val="00AB6F7F"/>
    <w:rsid w:val="00AD6A0C"/>
    <w:rsid w:val="00B068BC"/>
    <w:rsid w:val="00B12DEE"/>
    <w:rsid w:val="00B204EA"/>
    <w:rsid w:val="00B23054"/>
    <w:rsid w:val="00B23A0F"/>
    <w:rsid w:val="00B51424"/>
    <w:rsid w:val="00B6214E"/>
    <w:rsid w:val="00B62E66"/>
    <w:rsid w:val="00B8180B"/>
    <w:rsid w:val="00BD3BE4"/>
    <w:rsid w:val="00BF504A"/>
    <w:rsid w:val="00C47F4B"/>
    <w:rsid w:val="00C626B8"/>
    <w:rsid w:val="00C64D47"/>
    <w:rsid w:val="00C65A78"/>
    <w:rsid w:val="00C827E0"/>
    <w:rsid w:val="00C872E9"/>
    <w:rsid w:val="00C9257B"/>
    <w:rsid w:val="00CA7570"/>
    <w:rsid w:val="00CA79EB"/>
    <w:rsid w:val="00CD5F6A"/>
    <w:rsid w:val="00CE71EC"/>
    <w:rsid w:val="00CF17F0"/>
    <w:rsid w:val="00CF4028"/>
    <w:rsid w:val="00D0289A"/>
    <w:rsid w:val="00D22FE5"/>
    <w:rsid w:val="00D31AF8"/>
    <w:rsid w:val="00D37D67"/>
    <w:rsid w:val="00D468AF"/>
    <w:rsid w:val="00D46DDF"/>
    <w:rsid w:val="00D85AE3"/>
    <w:rsid w:val="00D85CBD"/>
    <w:rsid w:val="00D96EF9"/>
    <w:rsid w:val="00DC0C29"/>
    <w:rsid w:val="00DC6F0A"/>
    <w:rsid w:val="00DC71CF"/>
    <w:rsid w:val="00E068EC"/>
    <w:rsid w:val="00E174A7"/>
    <w:rsid w:val="00E53272"/>
    <w:rsid w:val="00E643F6"/>
    <w:rsid w:val="00E74121"/>
    <w:rsid w:val="00E77E0A"/>
    <w:rsid w:val="00E957F9"/>
    <w:rsid w:val="00E97AE2"/>
    <w:rsid w:val="00EA486D"/>
    <w:rsid w:val="00EA6DA9"/>
    <w:rsid w:val="00EB6B0B"/>
    <w:rsid w:val="00EC172F"/>
    <w:rsid w:val="00EC3B44"/>
    <w:rsid w:val="00EC504D"/>
    <w:rsid w:val="00ED7108"/>
    <w:rsid w:val="00EE3921"/>
    <w:rsid w:val="00F07FFC"/>
    <w:rsid w:val="00F357B4"/>
    <w:rsid w:val="00F40B75"/>
    <w:rsid w:val="00F50A89"/>
    <w:rsid w:val="00F52B80"/>
    <w:rsid w:val="00F6660F"/>
    <w:rsid w:val="00FA119E"/>
    <w:rsid w:val="00FB142E"/>
    <w:rsid w:val="00FC0908"/>
    <w:rsid w:val="00FC47B4"/>
    <w:rsid w:val="00FD3094"/>
    <w:rsid w:val="00FD6121"/>
    <w:rsid w:val="00FD7D6D"/>
    <w:rsid w:val="00FE287E"/>
    <w:rsid w:val="00FF7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25337C"/>
  <w15:chartTrackingRefBased/>
  <w15:docId w15:val="{4B01D24C-B85D-481A-A8F4-D6F5B5795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uiPriority="99" w:qFormat="1"/>
    <w:lsdException w:name="Plain Text" w:uiPriority="99"/>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0B75"/>
    <w:pPr>
      <w:spacing w:line="300" w:lineRule="auto"/>
      <w:ind w:firstLine="360"/>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link w:val="Heading1Char"/>
    <w:uiPriority w:val="9"/>
    <w:qFormat/>
    <w:rsid w:val="00C827E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40B7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827E0"/>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qFormat/>
    <w:pPr>
      <w:keepNext/>
      <w:jc w:val="center"/>
      <w:outlineLvl w:val="3"/>
    </w:pPr>
    <w:rPr>
      <w:b/>
      <w:bCs/>
      <w:sz w:val="28"/>
    </w:rPr>
  </w:style>
  <w:style w:type="paragraph" w:styleId="Heading5">
    <w:name w:val="heading 5"/>
    <w:basedOn w:val="Normal"/>
    <w:link w:val="Heading5Char"/>
    <w:uiPriority w:val="9"/>
    <w:qFormat/>
    <w:rsid w:val="00C827E0"/>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rsid w:val="00F40B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0B75"/>
  </w:style>
  <w:style w:type="paragraph" w:styleId="Title">
    <w:name w:val="Title"/>
    <w:basedOn w:val="Normal"/>
    <w:qFormat/>
    <w:pPr>
      <w:jc w:val="center"/>
    </w:pPr>
    <w:rPr>
      <w:rFonts w:ascii="Sherwood" w:hAnsi="Sherwood"/>
      <w:b/>
      <w:bCs/>
      <w:sz w:val="48"/>
    </w:rPr>
  </w:style>
  <w:style w:type="paragraph" w:styleId="BodyText">
    <w:name w:val="Body Text"/>
    <w:basedOn w:val="Normal"/>
    <w:link w:val="BodyTextChar"/>
    <w:pPr>
      <w:jc w:val="center"/>
    </w:pPr>
    <w:rPr>
      <w:b/>
      <w:bCs/>
      <w:sz w:val="32"/>
    </w:rPr>
  </w:style>
  <w:style w:type="paragraph" w:styleId="BodyText2">
    <w:name w:val="Body Text 2"/>
    <w:basedOn w:val="Normal"/>
    <w:rPr>
      <w:sz w:val="16"/>
    </w:rPr>
  </w:style>
  <w:style w:type="paragraph" w:styleId="NormalWeb">
    <w:name w:val="Normal (Web)"/>
    <w:basedOn w:val="Normal"/>
    <w:uiPriority w:val="99"/>
    <w:unhideWhenUsed/>
    <w:rsid w:val="00C827E0"/>
    <w:pPr>
      <w:spacing w:before="100" w:beforeAutospacing="1" w:after="100" w:afterAutospacing="1" w:line="240" w:lineRule="auto"/>
    </w:pPr>
    <w:rPr>
      <w:rFonts w:ascii="Times New Roman" w:eastAsia="Times New Roman" w:hAnsi="Times New Roman" w:cs="Times New Roman"/>
      <w:sz w:val="24"/>
      <w:szCs w:val="24"/>
    </w:rPr>
  </w:style>
  <w:style w:type="paragraph" w:styleId="BodyText3">
    <w:name w:val="Body Text 3"/>
    <w:basedOn w:val="Normal"/>
    <w:rPr>
      <w:sz w:val="28"/>
    </w:rPr>
  </w:style>
  <w:style w:type="paragraph" w:styleId="BodyTextIndent">
    <w:name w:val="Body Text Indent"/>
    <w:basedOn w:val="Normal"/>
    <w:link w:val="BodyTextIndentChar"/>
    <w:pPr>
      <w:ind w:firstLine="720"/>
    </w:pPr>
    <w:rPr>
      <w:sz w:val="28"/>
    </w:rPr>
  </w:style>
  <w:style w:type="paragraph" w:styleId="Footer">
    <w:name w:val="footer"/>
    <w:basedOn w:val="Normal"/>
    <w:link w:val="FooterChar"/>
    <w:uiPriority w:val="99"/>
    <w:unhideWhenUsed/>
    <w:rsid w:val="00C827E0"/>
    <w:pPr>
      <w:tabs>
        <w:tab w:val="center" w:pos="4680"/>
        <w:tab w:val="right" w:pos="9360"/>
      </w:tabs>
      <w:spacing w:line="240" w:lineRule="auto"/>
    </w:pPr>
  </w:style>
  <w:style w:type="character" w:styleId="PageNumber">
    <w:name w:val="page number"/>
    <w:basedOn w:val="DefaultParagraphFont"/>
  </w:style>
  <w:style w:type="paragraph" w:styleId="Header">
    <w:name w:val="header"/>
    <w:basedOn w:val="Normal"/>
    <w:link w:val="HeaderChar"/>
    <w:uiPriority w:val="99"/>
    <w:unhideWhenUsed/>
    <w:rsid w:val="00C827E0"/>
    <w:pPr>
      <w:tabs>
        <w:tab w:val="center" w:pos="4680"/>
        <w:tab w:val="right" w:pos="9360"/>
      </w:tabs>
      <w:spacing w:line="240" w:lineRule="auto"/>
    </w:pPr>
  </w:style>
  <w:style w:type="character" w:customStyle="1" w:styleId="ssbi">
    <w:name w:val="ssbi"/>
    <w:basedOn w:val="DefaultParagraphFont"/>
    <w:uiPriority w:val="99"/>
  </w:style>
  <w:style w:type="character" w:customStyle="1" w:styleId="ru">
    <w:name w:val="ru"/>
    <w:basedOn w:val="DefaultParagraphFont"/>
    <w:uiPriority w:val="99"/>
  </w:style>
  <w:style w:type="paragraph" w:customStyle="1" w:styleId="pe">
    <w:name w:val="pe"/>
    <w:basedOn w:val="Normal"/>
    <w:pPr>
      <w:spacing w:before="100" w:beforeAutospacing="1" w:after="100" w:afterAutospacing="1"/>
    </w:pPr>
  </w:style>
  <w:style w:type="character" w:customStyle="1" w:styleId="FooterChar">
    <w:name w:val="Footer Char"/>
    <w:basedOn w:val="DefaultParagraphFont"/>
    <w:link w:val="Footer"/>
    <w:uiPriority w:val="99"/>
    <w:rsid w:val="00C827E0"/>
    <w:rPr>
      <w:rFonts w:asciiTheme="minorHAnsi" w:eastAsiaTheme="minorHAnsi" w:hAnsiTheme="minorHAnsi" w:cstheme="minorBidi"/>
      <w:sz w:val="22"/>
      <w:szCs w:val="22"/>
    </w:rPr>
  </w:style>
  <w:style w:type="character" w:customStyle="1" w:styleId="sc">
    <w:name w:val="sc"/>
    <w:uiPriority w:val="99"/>
    <w:qFormat/>
    <w:rsid w:val="003D4E73"/>
    <w:rPr>
      <w:rFonts w:ascii="Arial" w:hAnsi="Arial" w:cs="Arial"/>
      <w:color w:val="808080"/>
      <w:sz w:val="32"/>
      <w:szCs w:val="36"/>
    </w:rPr>
  </w:style>
  <w:style w:type="paragraph" w:customStyle="1" w:styleId="Blockquote">
    <w:name w:val="Blockquote"/>
    <w:basedOn w:val="Normal"/>
    <w:link w:val="BlockquoteChar"/>
    <w:uiPriority w:val="99"/>
    <w:rsid w:val="008A6185"/>
    <w:pPr>
      <w:widowControl w:val="0"/>
      <w:autoSpaceDE w:val="0"/>
      <w:autoSpaceDN w:val="0"/>
      <w:spacing w:before="100" w:after="100"/>
      <w:ind w:left="360" w:right="360"/>
    </w:pPr>
  </w:style>
  <w:style w:type="character" w:customStyle="1" w:styleId="sru">
    <w:name w:val="sru"/>
    <w:uiPriority w:val="99"/>
    <w:rsid w:val="008A6185"/>
    <w:rPr>
      <w:rFonts w:ascii="Times New Roman" w:hAnsi="Times New Roman" w:cs="Times New Roman"/>
      <w:i/>
      <w:iCs/>
      <w:color w:val="FF0000"/>
      <w:sz w:val="20"/>
      <w:szCs w:val="20"/>
    </w:rPr>
  </w:style>
  <w:style w:type="character" w:customStyle="1" w:styleId="spa">
    <w:name w:val="spa"/>
    <w:uiPriority w:val="99"/>
    <w:rsid w:val="008A6185"/>
    <w:rPr>
      <w:rFonts w:ascii="Arial" w:hAnsi="Arial" w:cs="Arial"/>
      <w:b/>
      <w:bCs/>
      <w:sz w:val="36"/>
      <w:szCs w:val="36"/>
    </w:rPr>
  </w:style>
  <w:style w:type="paragraph" w:customStyle="1" w:styleId="sru14">
    <w:name w:val="sru14"/>
    <w:link w:val="sru14Char"/>
    <w:uiPriority w:val="99"/>
    <w:rsid w:val="008A6185"/>
    <w:pPr>
      <w:keepLines/>
      <w:widowControl w:val="0"/>
      <w:autoSpaceDE w:val="0"/>
      <w:autoSpaceDN w:val="0"/>
      <w:spacing w:before="100" w:after="100"/>
    </w:pPr>
    <w:rPr>
      <w:i/>
      <w:iCs/>
      <w:color w:val="FF0000"/>
      <w:sz w:val="28"/>
      <w:szCs w:val="28"/>
    </w:rPr>
  </w:style>
  <w:style w:type="character" w:customStyle="1" w:styleId="BlockquoteChar">
    <w:name w:val="Blockquote Char"/>
    <w:link w:val="Blockquote"/>
    <w:uiPriority w:val="99"/>
    <w:rsid w:val="008A6185"/>
    <w:rPr>
      <w:sz w:val="24"/>
      <w:szCs w:val="24"/>
    </w:rPr>
  </w:style>
  <w:style w:type="character" w:customStyle="1" w:styleId="sru14Char">
    <w:name w:val="sru14 Char"/>
    <w:link w:val="sru14"/>
    <w:uiPriority w:val="99"/>
    <w:rsid w:val="008A6185"/>
    <w:rPr>
      <w:i/>
      <w:iCs/>
      <w:color w:val="FF0000"/>
      <w:sz w:val="28"/>
      <w:szCs w:val="28"/>
    </w:rPr>
  </w:style>
  <w:style w:type="paragraph" w:customStyle="1" w:styleId="SL">
    <w:name w:val="SL"/>
    <w:basedOn w:val="Normal"/>
    <w:next w:val="Normal"/>
    <w:rsid w:val="009F4C75"/>
    <w:pPr>
      <w:autoSpaceDE w:val="0"/>
      <w:autoSpaceDN w:val="0"/>
    </w:pPr>
    <w:rPr>
      <w:rFonts w:ascii="Arial" w:hAnsi="Arial" w:cs="Arial"/>
      <w:b/>
      <w:bCs/>
      <w:sz w:val="32"/>
      <w:szCs w:val="32"/>
    </w:rPr>
  </w:style>
  <w:style w:type="character" w:customStyle="1" w:styleId="SR">
    <w:name w:val="SR"/>
    <w:rsid w:val="009F4C75"/>
    <w:rPr>
      <w:rFonts w:ascii="Arial" w:hAnsi="Arial" w:cs="Arial"/>
      <w:sz w:val="32"/>
      <w:szCs w:val="32"/>
    </w:rPr>
  </w:style>
  <w:style w:type="character" w:customStyle="1" w:styleId="SRU0">
    <w:name w:val="SRU"/>
    <w:uiPriority w:val="99"/>
    <w:qFormat/>
    <w:rsid w:val="00F40B75"/>
    <w:rPr>
      <w:rFonts w:ascii="Arial" w:hAnsi="Arial" w:cs="Arial"/>
      <w:b/>
      <w:i/>
      <w:iCs/>
      <w:color w:val="FF0000"/>
      <w:sz w:val="28"/>
    </w:rPr>
  </w:style>
  <w:style w:type="paragraph" w:styleId="PlainText">
    <w:name w:val="Plain Text"/>
    <w:basedOn w:val="Normal"/>
    <w:link w:val="PlainTextChar"/>
    <w:uiPriority w:val="99"/>
    <w:rsid w:val="005555E0"/>
    <w:pPr>
      <w:autoSpaceDE w:val="0"/>
      <w:autoSpaceDN w:val="0"/>
    </w:pPr>
    <w:rPr>
      <w:rFonts w:ascii="Courier New" w:hAnsi="Courier New" w:cs="Courier New"/>
      <w:sz w:val="20"/>
      <w:szCs w:val="20"/>
    </w:rPr>
  </w:style>
  <w:style w:type="character" w:customStyle="1" w:styleId="PlainTextChar">
    <w:name w:val="Plain Text Char"/>
    <w:link w:val="PlainText"/>
    <w:uiPriority w:val="99"/>
    <w:rsid w:val="005555E0"/>
    <w:rPr>
      <w:rFonts w:ascii="Courier New" w:hAnsi="Courier New" w:cs="Courier New"/>
    </w:rPr>
  </w:style>
  <w:style w:type="character" w:styleId="Emphasis">
    <w:name w:val="Emphasis"/>
    <w:uiPriority w:val="99"/>
    <w:qFormat/>
    <w:rsid w:val="005555E0"/>
    <w:rPr>
      <w:i/>
      <w:iCs/>
    </w:rPr>
  </w:style>
  <w:style w:type="paragraph" w:customStyle="1" w:styleId="sps">
    <w:name w:val="sps"/>
    <w:basedOn w:val="Normal"/>
    <w:link w:val="spsChar"/>
    <w:autoRedefine/>
    <w:uiPriority w:val="99"/>
    <w:rsid w:val="003A0C99"/>
    <w:pPr>
      <w:widowControl w:val="0"/>
      <w:autoSpaceDE w:val="0"/>
      <w:autoSpaceDN w:val="0"/>
      <w:spacing w:before="100" w:after="100" w:line="360" w:lineRule="auto"/>
      <w:ind w:left="864" w:right="576" w:hanging="288"/>
    </w:pPr>
    <w:rPr>
      <w:rFonts w:ascii="Arial" w:hAnsi="Arial" w:cs="Arial"/>
      <w:color w:val="808080"/>
      <w:sz w:val="36"/>
      <w:szCs w:val="36"/>
    </w:rPr>
  </w:style>
  <w:style w:type="paragraph" w:customStyle="1" w:styleId="srul">
    <w:name w:val="srul"/>
    <w:next w:val="Normal"/>
    <w:link w:val="srulChar"/>
    <w:autoRedefine/>
    <w:uiPriority w:val="99"/>
    <w:rsid w:val="005555E0"/>
    <w:pPr>
      <w:autoSpaceDE w:val="0"/>
      <w:autoSpaceDN w:val="0"/>
      <w:jc w:val="center"/>
    </w:pPr>
    <w:rPr>
      <w:rFonts w:ascii="Arial" w:hAnsi="Arial" w:cs="Arial"/>
      <w:b/>
      <w:bCs/>
      <w:i/>
      <w:iCs/>
      <w:color w:val="FF0000"/>
      <w:sz w:val="32"/>
      <w:szCs w:val="32"/>
    </w:rPr>
  </w:style>
  <w:style w:type="character" w:customStyle="1" w:styleId="srulChar">
    <w:name w:val="srul Char"/>
    <w:link w:val="srul"/>
    <w:uiPriority w:val="99"/>
    <w:rsid w:val="005555E0"/>
    <w:rPr>
      <w:rFonts w:ascii="Arial" w:hAnsi="Arial" w:cs="Arial"/>
      <w:b/>
      <w:bCs/>
      <w:i/>
      <w:iCs/>
      <w:color w:val="FF0000"/>
      <w:sz w:val="32"/>
      <w:szCs w:val="32"/>
    </w:rPr>
  </w:style>
  <w:style w:type="character" w:customStyle="1" w:styleId="sru16">
    <w:name w:val="sru16"/>
    <w:uiPriority w:val="99"/>
    <w:rsid w:val="005555E0"/>
    <w:rPr>
      <w:rFonts w:ascii="Times New Roman" w:hAnsi="Times New Roman" w:cs="Times New Roman"/>
      <w:b/>
      <w:bCs/>
      <w:i/>
      <w:iCs/>
      <w:color w:val="FF0000"/>
      <w:sz w:val="20"/>
      <w:szCs w:val="20"/>
    </w:rPr>
  </w:style>
  <w:style w:type="character" w:customStyle="1" w:styleId="spsChar">
    <w:name w:val="sps Char"/>
    <w:link w:val="sps"/>
    <w:uiPriority w:val="99"/>
    <w:rsid w:val="003A0C99"/>
    <w:rPr>
      <w:rFonts w:ascii="Arial" w:hAnsi="Arial" w:cs="Arial"/>
      <w:color w:val="808080"/>
      <w:sz w:val="36"/>
      <w:szCs w:val="36"/>
    </w:rPr>
  </w:style>
  <w:style w:type="character" w:customStyle="1" w:styleId="sdaChar">
    <w:name w:val="sda Char"/>
    <w:link w:val="sda"/>
    <w:uiPriority w:val="99"/>
    <w:rsid w:val="00EE3921"/>
    <w:rPr>
      <w:b/>
      <w:bCs/>
      <w:i/>
      <w:iCs/>
      <w:sz w:val="24"/>
      <w:szCs w:val="24"/>
    </w:rPr>
  </w:style>
  <w:style w:type="paragraph" w:customStyle="1" w:styleId="sda">
    <w:name w:val="sda"/>
    <w:basedOn w:val="Normal"/>
    <w:link w:val="sdaChar"/>
    <w:autoRedefine/>
    <w:uiPriority w:val="99"/>
    <w:rsid w:val="00EE3921"/>
    <w:pPr>
      <w:widowControl w:val="0"/>
      <w:autoSpaceDE w:val="0"/>
      <w:autoSpaceDN w:val="0"/>
      <w:spacing w:before="100" w:after="100"/>
    </w:pPr>
    <w:rPr>
      <w:b/>
      <w:bCs/>
      <w:i/>
      <w:iCs/>
    </w:rPr>
  </w:style>
  <w:style w:type="character" w:customStyle="1" w:styleId="sru20">
    <w:name w:val="sru20"/>
    <w:uiPriority w:val="99"/>
    <w:rsid w:val="00680A9A"/>
    <w:rPr>
      <w:rFonts w:ascii="Times New Roman" w:hAnsi="Times New Roman" w:cs="Times New Roman"/>
      <w:i/>
      <w:iCs/>
      <w:color w:val="FF0000"/>
      <w:sz w:val="20"/>
      <w:szCs w:val="20"/>
    </w:rPr>
  </w:style>
  <w:style w:type="paragraph" w:styleId="EndnoteText">
    <w:name w:val="endnote text"/>
    <w:basedOn w:val="Normal"/>
    <w:link w:val="EndnoteTextChar"/>
    <w:rsid w:val="00407C10"/>
    <w:rPr>
      <w:sz w:val="20"/>
      <w:szCs w:val="20"/>
    </w:rPr>
  </w:style>
  <w:style w:type="character" w:customStyle="1" w:styleId="EndnoteTextChar">
    <w:name w:val="Endnote Text Char"/>
    <w:basedOn w:val="DefaultParagraphFont"/>
    <w:link w:val="EndnoteText"/>
    <w:rsid w:val="00407C10"/>
  </w:style>
  <w:style w:type="character" w:styleId="EndnoteReference">
    <w:name w:val="endnote reference"/>
    <w:rsid w:val="00407C10"/>
    <w:rPr>
      <w:vertAlign w:val="superscript"/>
    </w:rPr>
  </w:style>
  <w:style w:type="character" w:customStyle="1" w:styleId="apple-converted-space">
    <w:name w:val="apple-converted-space"/>
    <w:rsid w:val="006B2A56"/>
  </w:style>
  <w:style w:type="paragraph" w:customStyle="1" w:styleId="si">
    <w:name w:val="si"/>
    <w:basedOn w:val="Blockquote"/>
    <w:uiPriority w:val="99"/>
    <w:rsid w:val="00D468AF"/>
    <w:pPr>
      <w:autoSpaceDE/>
      <w:autoSpaceDN/>
      <w:spacing w:line="360" w:lineRule="auto"/>
      <w:ind w:left="576" w:right="576"/>
      <w:jc w:val="both"/>
    </w:pPr>
    <w:rPr>
      <w:rFonts w:ascii="Arial" w:hAnsi="Arial"/>
      <w:snapToGrid w:val="0"/>
      <w:color w:val="808080"/>
      <w:sz w:val="36"/>
      <w:szCs w:val="20"/>
    </w:rPr>
  </w:style>
  <w:style w:type="paragraph" w:customStyle="1" w:styleId="H2">
    <w:name w:val="H2"/>
    <w:basedOn w:val="Normal"/>
    <w:next w:val="Normal"/>
    <w:rsid w:val="00907D1F"/>
    <w:pPr>
      <w:keepNext/>
      <w:widowControl w:val="0"/>
      <w:spacing w:before="100" w:after="100"/>
      <w:outlineLvl w:val="2"/>
    </w:pPr>
    <w:rPr>
      <w:b/>
      <w:snapToGrid w:val="0"/>
      <w:sz w:val="36"/>
      <w:szCs w:val="20"/>
    </w:rPr>
  </w:style>
  <w:style w:type="character" w:customStyle="1" w:styleId="audible">
    <w:name w:val="audible"/>
    <w:uiPriority w:val="99"/>
    <w:rsid w:val="00AA7004"/>
    <w:rPr>
      <w:rFonts w:ascii="Times New Roman" w:hAnsi="Times New Roman"/>
      <w:b/>
      <w:sz w:val="36"/>
    </w:rPr>
  </w:style>
  <w:style w:type="paragraph" w:customStyle="1" w:styleId="l-label-large">
    <w:name w:val="l-label-large"/>
    <w:basedOn w:val="Normal"/>
    <w:link w:val="l-label-largeChar"/>
    <w:autoRedefine/>
    <w:qFormat/>
    <w:rsid w:val="00F40B75"/>
    <w:pPr>
      <w:spacing w:line="240" w:lineRule="auto"/>
      <w:ind w:firstLine="288"/>
    </w:pPr>
    <w:rPr>
      <w:rFonts w:ascii="Calibri Light" w:eastAsia="Times New Roman" w:hAnsi="Calibri Light" w:cs="Times New Roman"/>
      <w:b/>
      <w:bCs/>
      <w:i/>
      <w:iCs/>
      <w:sz w:val="28"/>
      <w:szCs w:val="28"/>
      <w:u w:val="single"/>
    </w:rPr>
  </w:style>
  <w:style w:type="paragraph" w:customStyle="1" w:styleId="l-rubric-lrg">
    <w:name w:val="l-rubric-lrg"/>
    <w:basedOn w:val="Normal"/>
    <w:link w:val="l-rubric-lrgChar"/>
    <w:qFormat/>
    <w:rsid w:val="00F40B75"/>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label-largeChar">
    <w:name w:val="l-label-large Char"/>
    <w:link w:val="l-label-large"/>
    <w:rsid w:val="00F40B75"/>
    <w:rPr>
      <w:rFonts w:ascii="Calibri Light" w:hAnsi="Calibri Light"/>
      <w:b/>
      <w:bCs/>
      <w:i/>
      <w:iCs/>
      <w:kern w:val="2"/>
      <w:sz w:val="28"/>
      <w:szCs w:val="28"/>
      <w:u w:val="single"/>
      <w14:ligatures w14:val="standardContextual"/>
    </w:rPr>
  </w:style>
  <w:style w:type="paragraph" w:customStyle="1" w:styleId="l-ectenia-lrg">
    <w:name w:val="l-ectenia-lrg"/>
    <w:basedOn w:val="Normal"/>
    <w:link w:val="l-ectenia-lrgChar"/>
    <w:qFormat/>
    <w:rsid w:val="00F40B75"/>
    <w:pPr>
      <w:spacing w:line="240" w:lineRule="auto"/>
      <w:ind w:left="288" w:hanging="288"/>
    </w:pPr>
    <w:rPr>
      <w:rFonts w:ascii="Times New Roman" w:eastAsia="Times New Roman" w:hAnsi="Times New Roman" w:cs="Times New Roman"/>
      <w:sz w:val="32"/>
      <w:szCs w:val="24"/>
    </w:rPr>
  </w:style>
  <w:style w:type="character" w:customStyle="1" w:styleId="l-rubric-lrgChar">
    <w:name w:val="l-rubric-lrg Char"/>
    <w:link w:val="l-rubric-lrg"/>
    <w:rsid w:val="00F40B75"/>
    <w:rPr>
      <w:i/>
      <w:iCs/>
      <w:color w:val="FF0000"/>
      <w:kern w:val="2"/>
      <w:sz w:val="28"/>
      <w:szCs w:val="28"/>
      <w14:ligatures w14:val="standardContextual"/>
    </w:rPr>
  </w:style>
  <w:style w:type="paragraph" w:customStyle="1" w:styleId="l-silent-lrg">
    <w:name w:val="l-silent-lrg"/>
    <w:basedOn w:val="l-ectenia-lrg"/>
    <w:link w:val="l-silent-lrgChar"/>
    <w:qFormat/>
    <w:rsid w:val="00F40B75"/>
    <w:pPr>
      <w:spacing w:line="300" w:lineRule="auto"/>
      <w:ind w:left="0" w:firstLine="288"/>
      <w:contextualSpacing/>
    </w:pPr>
    <w:rPr>
      <w:rFonts w:asciiTheme="minorHAnsi" w:eastAsiaTheme="minorHAnsi" w:hAnsiTheme="minorHAnsi" w:cstheme="minorBidi"/>
      <w:color w:val="4472C4"/>
    </w:rPr>
  </w:style>
  <w:style w:type="character" w:customStyle="1" w:styleId="l-ectenia-lrgChar">
    <w:name w:val="l-ectenia-lrg Char"/>
    <w:link w:val="l-ectenia-lrg"/>
    <w:rsid w:val="00F40B75"/>
    <w:rPr>
      <w:kern w:val="2"/>
      <w:sz w:val="32"/>
      <w:szCs w:val="24"/>
      <w14:ligatures w14:val="standardContextual"/>
    </w:rPr>
  </w:style>
  <w:style w:type="paragraph" w:customStyle="1" w:styleId="l-prayer-15-lrg">
    <w:name w:val="l-prayer-1.5-lrg"/>
    <w:basedOn w:val="Normal"/>
    <w:link w:val="l-prayer-15-lrgChar"/>
    <w:autoRedefine/>
    <w:qFormat/>
    <w:rsid w:val="00F40B75"/>
    <w:pPr>
      <w:spacing w:line="360" w:lineRule="auto"/>
      <w:ind w:firstLine="288"/>
    </w:pPr>
    <w:rPr>
      <w:rFonts w:ascii="Calibri" w:eastAsia="Calibri" w:hAnsi="Calibri" w:cs="Times New Roman"/>
      <w:sz w:val="32"/>
      <w:szCs w:val="24"/>
    </w:rPr>
  </w:style>
  <w:style w:type="character" w:customStyle="1" w:styleId="l-silent-lrgChar">
    <w:name w:val="l-silent-lrg Char"/>
    <w:link w:val="l-silent-lrg"/>
    <w:rsid w:val="00F40B75"/>
    <w:rPr>
      <w:rFonts w:asciiTheme="minorHAnsi" w:eastAsiaTheme="minorHAnsi" w:hAnsiTheme="minorHAnsi" w:cstheme="minorBidi"/>
      <w:color w:val="4472C4"/>
      <w:kern w:val="2"/>
      <w:sz w:val="32"/>
      <w:szCs w:val="24"/>
      <w14:ligatures w14:val="standardContextual"/>
    </w:rPr>
  </w:style>
  <w:style w:type="paragraph" w:customStyle="1" w:styleId="l-arrow-lrg">
    <w:name w:val="l-arrow-lrg"/>
    <w:basedOn w:val="l-ectenia-lrg"/>
    <w:next w:val="l-ectenia-lrg"/>
    <w:link w:val="l-arrow-lrgChar"/>
    <w:qFormat/>
    <w:rsid w:val="00F40B75"/>
    <w:rPr>
      <w:sz w:val="20"/>
    </w:rPr>
  </w:style>
  <w:style w:type="character" w:customStyle="1" w:styleId="l-prayer-15-lrgChar">
    <w:name w:val="l-prayer-1.5-lrg Char"/>
    <w:link w:val="l-prayer-15-lrg"/>
    <w:rsid w:val="00F40B75"/>
    <w:rPr>
      <w:rFonts w:ascii="Calibri" w:eastAsia="Calibri" w:hAnsi="Calibri"/>
      <w:kern w:val="2"/>
      <w:sz w:val="32"/>
      <w:szCs w:val="24"/>
      <w14:ligatures w14:val="standardContextual"/>
    </w:rPr>
  </w:style>
  <w:style w:type="paragraph" w:customStyle="1" w:styleId="l-choir-lrg">
    <w:name w:val="l-choir-lrg"/>
    <w:basedOn w:val="l-ectenia-lrg"/>
    <w:link w:val="l-choir-lrgChar"/>
    <w:qFormat/>
    <w:rsid w:val="00F40B75"/>
    <w:pPr>
      <w:spacing w:line="360" w:lineRule="auto"/>
      <w:ind w:left="0" w:firstLine="288"/>
    </w:pPr>
    <w:rPr>
      <w:rFonts w:ascii="Bookman Old Style" w:hAnsi="Bookman Old Style"/>
      <w:color w:val="44546A"/>
    </w:rPr>
  </w:style>
  <w:style w:type="character" w:customStyle="1" w:styleId="l-arrow-lrgChar">
    <w:name w:val="l-arrow-lrg Char"/>
    <w:link w:val="l-arrow-lrg"/>
    <w:rsid w:val="00F40B75"/>
    <w:rPr>
      <w:kern w:val="2"/>
      <w:szCs w:val="24"/>
      <w14:ligatures w14:val="standardContextual"/>
    </w:rPr>
  </w:style>
  <w:style w:type="paragraph" w:customStyle="1" w:styleId="l-prayer-lrg">
    <w:name w:val="l-prayer-lrg"/>
    <w:basedOn w:val="l-prayer-15-lrg"/>
    <w:link w:val="l-prayer-lrgChar"/>
    <w:qFormat/>
    <w:rsid w:val="00F40B75"/>
    <w:pPr>
      <w:spacing w:line="240" w:lineRule="auto"/>
    </w:pPr>
  </w:style>
  <w:style w:type="character" w:customStyle="1" w:styleId="l-choir-lrgChar">
    <w:name w:val="l-choir-lrg Char"/>
    <w:link w:val="l-choir-lrg"/>
    <w:rsid w:val="00F40B75"/>
    <w:rPr>
      <w:rFonts w:ascii="Bookman Old Style" w:hAnsi="Bookman Old Style"/>
      <w:color w:val="44546A"/>
      <w:kern w:val="2"/>
      <w:sz w:val="32"/>
      <w:szCs w:val="24"/>
      <w14:ligatures w14:val="standardContextual"/>
    </w:rPr>
  </w:style>
  <w:style w:type="character" w:customStyle="1" w:styleId="SRUChar">
    <w:name w:val="SRU Char"/>
    <w:uiPriority w:val="99"/>
    <w:rsid w:val="00522159"/>
    <w:rPr>
      <w:sz w:val="24"/>
      <w:szCs w:val="24"/>
      <w:lang w:val="en-US" w:eastAsia="en-US"/>
    </w:rPr>
  </w:style>
  <w:style w:type="character" w:customStyle="1" w:styleId="l-prayer-lrgChar">
    <w:name w:val="l-prayer-lrg Char"/>
    <w:link w:val="l-prayer-lrg"/>
    <w:rsid w:val="00F40B75"/>
    <w:rPr>
      <w:rFonts w:ascii="Calibri" w:eastAsia="Calibri" w:hAnsi="Calibri"/>
      <w:kern w:val="2"/>
      <w:sz w:val="32"/>
      <w:szCs w:val="24"/>
      <w14:ligatures w14:val="standardContextual"/>
    </w:rPr>
  </w:style>
  <w:style w:type="paragraph" w:styleId="BalloonText">
    <w:name w:val="Balloon Text"/>
    <w:basedOn w:val="Normal"/>
    <w:link w:val="BalloonTextChar"/>
    <w:rsid w:val="00B068BC"/>
    <w:rPr>
      <w:rFonts w:ascii="Segoe UI" w:hAnsi="Segoe UI" w:cs="Segoe UI"/>
      <w:sz w:val="18"/>
      <w:szCs w:val="18"/>
    </w:rPr>
  </w:style>
  <w:style w:type="character" w:customStyle="1" w:styleId="BalloonTextChar">
    <w:name w:val="Balloon Text Char"/>
    <w:link w:val="BalloonText"/>
    <w:rsid w:val="00B068BC"/>
    <w:rPr>
      <w:rFonts w:ascii="Segoe UI" w:hAnsi="Segoe UI" w:cs="Segoe UI"/>
      <w:sz w:val="18"/>
      <w:szCs w:val="18"/>
    </w:rPr>
  </w:style>
  <w:style w:type="paragraph" w:customStyle="1" w:styleId="l-exclamation-15-lrg">
    <w:name w:val="l-exclamation-1.5-lrg"/>
    <w:basedOn w:val="Normal"/>
    <w:link w:val="l-exclamation-15-lrgChar"/>
    <w:qFormat/>
    <w:rsid w:val="00F40B75"/>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F40B75"/>
    <w:rPr>
      <w:rFonts w:ascii="Arial" w:eastAsia="Calibri" w:hAnsi="Arial"/>
      <w:b/>
      <w:kern w:val="2"/>
      <w:sz w:val="32"/>
      <w:szCs w:val="24"/>
      <w14:ligatures w14:val="standardContextual"/>
    </w:rPr>
  </w:style>
  <w:style w:type="paragraph" w:customStyle="1" w:styleId="a-favorite">
    <w:name w:val="a-favorite"/>
    <w:basedOn w:val="Normal"/>
    <w:link w:val="a-favoriteChar"/>
    <w:qFormat/>
    <w:rsid w:val="00F40B75"/>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F40B75"/>
    <w:rPr>
      <w:rFonts w:ascii="Calibri" w:hAnsi="Calibri" w:cs="Calibri"/>
      <w:kern w:val="2"/>
      <w:sz w:val="24"/>
      <w:szCs w:val="24"/>
      <w14:ligatures w14:val="standardContextual"/>
    </w:rPr>
  </w:style>
  <w:style w:type="paragraph" w:customStyle="1" w:styleId="a-favorite-no-indent">
    <w:name w:val="a-favorite-no-indent"/>
    <w:basedOn w:val="a-favorite"/>
    <w:link w:val="a-favorite-no-indentChar"/>
    <w:qFormat/>
    <w:rsid w:val="00F40B75"/>
    <w:pPr>
      <w:ind w:firstLine="0"/>
    </w:pPr>
  </w:style>
  <w:style w:type="character" w:customStyle="1" w:styleId="a-favorite-no-indentChar">
    <w:name w:val="a-favorite-no-indent Char"/>
    <w:link w:val="a-favorite-no-indent"/>
    <w:rsid w:val="00F40B75"/>
    <w:rPr>
      <w:rFonts w:ascii="Calibri" w:hAnsi="Calibri" w:cs="Calibri"/>
      <w:kern w:val="2"/>
      <w:sz w:val="24"/>
      <w:szCs w:val="24"/>
      <w14:ligatures w14:val="standardContextual"/>
    </w:rPr>
  </w:style>
  <w:style w:type="paragraph" w:customStyle="1" w:styleId="a-favorite-hanging">
    <w:name w:val="a-favorite-hanging"/>
    <w:basedOn w:val="a-favorite-no-indent"/>
    <w:link w:val="a-favorite-hangingChar"/>
    <w:qFormat/>
    <w:rsid w:val="00F40B75"/>
    <w:pPr>
      <w:ind w:left="360" w:hanging="360"/>
    </w:pPr>
  </w:style>
  <w:style w:type="character" w:customStyle="1" w:styleId="a-favorite-hangingChar">
    <w:name w:val="a-favorite-hanging Char"/>
    <w:link w:val="a-favorite-hanging"/>
    <w:rsid w:val="00F40B75"/>
    <w:rPr>
      <w:rFonts w:ascii="Calibri" w:hAnsi="Calibri" w:cs="Calibri"/>
      <w:kern w:val="2"/>
      <w:sz w:val="24"/>
      <w:szCs w:val="24"/>
      <w14:ligatures w14:val="standardContextual"/>
    </w:rPr>
  </w:style>
  <w:style w:type="paragraph" w:customStyle="1" w:styleId="a-favorite-lrg">
    <w:name w:val="a-favorite-lrg"/>
    <w:basedOn w:val="a-favorite"/>
    <w:link w:val="a-favorite-lrgChar"/>
    <w:qFormat/>
    <w:rsid w:val="00C827E0"/>
    <w:rPr>
      <w:sz w:val="32"/>
    </w:rPr>
  </w:style>
  <w:style w:type="character" w:customStyle="1" w:styleId="a-favorite-lrgChar">
    <w:name w:val="a-favorite-lrg Char"/>
    <w:basedOn w:val="a-favoriteChar"/>
    <w:link w:val="a-favorite-lrg"/>
    <w:rsid w:val="00C827E0"/>
    <w:rPr>
      <w:rFonts w:ascii="Calibri" w:hAnsi="Calibri" w:cs="Calibri"/>
      <w:kern w:val="2"/>
      <w:sz w:val="32"/>
      <w:szCs w:val="24"/>
      <w14:ligatures w14:val="standardContextual"/>
    </w:rPr>
  </w:style>
  <w:style w:type="paragraph" w:customStyle="1" w:styleId="a-favorite-vlrg">
    <w:name w:val="a-favorite-vlrg"/>
    <w:basedOn w:val="a-favorite"/>
    <w:link w:val="a-favorite-vlrgChar"/>
    <w:qFormat/>
    <w:rsid w:val="00C827E0"/>
    <w:rPr>
      <w:sz w:val="36"/>
    </w:rPr>
  </w:style>
  <w:style w:type="character" w:customStyle="1" w:styleId="a-favorite-vlrgChar">
    <w:name w:val="a-favorite-vlrg Char"/>
    <w:basedOn w:val="a-favoriteChar"/>
    <w:link w:val="a-favorite-vlrg"/>
    <w:rsid w:val="00C827E0"/>
    <w:rPr>
      <w:rFonts w:ascii="Calibri" w:hAnsi="Calibri" w:cs="Calibri"/>
      <w:kern w:val="2"/>
      <w:sz w:val="36"/>
      <w:szCs w:val="24"/>
      <w14:ligatures w14:val="standardContextual"/>
    </w:rPr>
  </w:style>
  <w:style w:type="paragraph" w:customStyle="1" w:styleId="base--li">
    <w:name w:val="base--li"/>
    <w:basedOn w:val="Normal"/>
    <w:rsid w:val="00C827E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p">
    <w:name w:val="base--p"/>
    <w:basedOn w:val="Normal"/>
    <w:rsid w:val="00C827E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C827E0"/>
    <w:rPr>
      <w:rFonts w:asciiTheme="minorHAnsi" w:eastAsiaTheme="minorHAnsi" w:hAnsiTheme="minorHAnsi" w:cstheme="minorBidi"/>
      <w:sz w:val="22"/>
      <w:szCs w:val="22"/>
    </w:rPr>
  </w:style>
  <w:style w:type="character" w:customStyle="1" w:styleId="header--breadcrumbs-slash">
    <w:name w:val="header--breadcrumbs-slash"/>
    <w:basedOn w:val="DefaultParagraphFont"/>
    <w:rsid w:val="00C827E0"/>
  </w:style>
  <w:style w:type="character" w:customStyle="1" w:styleId="Heading1Char">
    <w:name w:val="Heading 1 Char"/>
    <w:basedOn w:val="DefaultParagraphFont"/>
    <w:link w:val="Heading1"/>
    <w:uiPriority w:val="9"/>
    <w:rsid w:val="00C827E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40B75"/>
    <w:rPr>
      <w:rFonts w:asciiTheme="majorHAnsi" w:eastAsiaTheme="majorEastAsia" w:hAnsiTheme="majorHAnsi" w:cstheme="majorBidi"/>
      <w:color w:val="2F5496" w:themeColor="accent1" w:themeShade="BF"/>
      <w:kern w:val="2"/>
      <w:sz w:val="26"/>
      <w:szCs w:val="26"/>
      <w14:ligatures w14:val="standardContextual"/>
    </w:rPr>
  </w:style>
  <w:style w:type="character" w:customStyle="1" w:styleId="Heading3Char">
    <w:name w:val="Heading 3 Char"/>
    <w:basedOn w:val="DefaultParagraphFont"/>
    <w:link w:val="Heading3"/>
    <w:uiPriority w:val="9"/>
    <w:rsid w:val="00C827E0"/>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rsid w:val="00C827E0"/>
    <w:rPr>
      <w:b/>
      <w:bCs/>
    </w:rPr>
  </w:style>
  <w:style w:type="paragraph" w:customStyle="1" w:styleId="Heading-1-Red-16">
    <w:name w:val="Heading-1-Red-16"/>
    <w:basedOn w:val="Heading1"/>
    <w:link w:val="Heading-1-Red-16Char"/>
    <w:qFormat/>
    <w:rsid w:val="00C827E0"/>
    <w:rPr>
      <w:b/>
      <w:bCs/>
      <w:color w:val="FF0000"/>
    </w:rPr>
  </w:style>
  <w:style w:type="character" w:customStyle="1" w:styleId="Heading-1-Red-16Char">
    <w:name w:val="Heading-1-Red-16 Char"/>
    <w:basedOn w:val="Heading1Char"/>
    <w:link w:val="Heading-1-Red-16"/>
    <w:rsid w:val="00C827E0"/>
    <w:rPr>
      <w:rFonts w:asciiTheme="majorHAnsi" w:eastAsiaTheme="majorEastAsia" w:hAnsiTheme="majorHAnsi" w:cstheme="majorBidi"/>
      <w:b/>
      <w:bCs/>
      <w:color w:val="FF0000"/>
      <w:sz w:val="32"/>
      <w:szCs w:val="32"/>
    </w:rPr>
  </w:style>
  <w:style w:type="character" w:styleId="Hyperlink">
    <w:name w:val="Hyperlink"/>
    <w:basedOn w:val="DefaultParagraphFont"/>
    <w:uiPriority w:val="99"/>
    <w:unhideWhenUsed/>
    <w:rsid w:val="00C827E0"/>
    <w:rPr>
      <w:color w:val="0000FF"/>
      <w:u w:val="single"/>
    </w:rPr>
  </w:style>
  <w:style w:type="character" w:customStyle="1" w:styleId="jumbotron--get-started-span">
    <w:name w:val="jumbotron--get-started-span"/>
    <w:basedOn w:val="DefaultParagraphFont"/>
    <w:rsid w:val="00C827E0"/>
  </w:style>
  <w:style w:type="paragraph" w:customStyle="1" w:styleId="jumbotron--nav-li">
    <w:name w:val="jumbotron--nav-li"/>
    <w:basedOn w:val="Normal"/>
    <w:rsid w:val="00C827E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choir-label-large">
    <w:name w:val="l-choir-label-large"/>
    <w:rsid w:val="00F40B75"/>
    <w:rPr>
      <w:rFonts w:ascii="Bookman Old Style" w:hAnsi="Bookman Old Style" w:cs="Arial"/>
      <w:b/>
      <w:bCs/>
      <w:i/>
      <w:iCs/>
      <w:smallCaps/>
      <w:color w:val="808080"/>
      <w:sz w:val="28"/>
      <w:szCs w:val="36"/>
    </w:rPr>
  </w:style>
  <w:style w:type="character" w:customStyle="1" w:styleId="l-deacon-only-aloud-label">
    <w:name w:val="l-deacon-only-aloud-label"/>
    <w:rsid w:val="00F40B75"/>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F40B75"/>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F40B75"/>
    <w:rPr>
      <w:rFonts w:ascii="Calibri" w:hAnsi="Calibri" w:cs="Arial"/>
      <w:kern w:val="2"/>
      <w:sz w:val="28"/>
      <w14:ligatures w14:val="standardContextual"/>
    </w:rPr>
  </w:style>
  <w:style w:type="paragraph" w:customStyle="1" w:styleId="l-dyptichs-name">
    <w:name w:val="l-dyptichs-name"/>
    <w:basedOn w:val="l-dyptichs-name-lrg"/>
    <w:link w:val="l-dyptichs-nameChar"/>
    <w:qFormat/>
    <w:rsid w:val="00F40B75"/>
    <w:rPr>
      <w:rFonts w:cs="Calibri"/>
    </w:rPr>
  </w:style>
  <w:style w:type="character" w:customStyle="1" w:styleId="l-dyptichs-nameChar">
    <w:name w:val="l-dyptichs-name Char"/>
    <w:link w:val="l-dyptichs-name"/>
    <w:rsid w:val="00F40B75"/>
    <w:rPr>
      <w:rFonts w:ascii="Calibri" w:hAnsi="Calibri" w:cs="Calibri"/>
      <w:kern w:val="2"/>
      <w:sz w:val="28"/>
      <w14:ligatures w14:val="standardContextual"/>
    </w:rPr>
  </w:style>
  <w:style w:type="paragraph" w:customStyle="1" w:styleId="l-dyptichs-name-vl">
    <w:name w:val="l-dyptichs-name-vl"/>
    <w:basedOn w:val="Normal"/>
    <w:link w:val="l-dyptichs-name-vlChar"/>
    <w:qFormat/>
    <w:rsid w:val="00F40B75"/>
    <w:pPr>
      <w:ind w:left="720" w:hanging="720"/>
    </w:pPr>
    <w:rPr>
      <w:rFonts w:ascii="Calibri" w:eastAsia="Calibri" w:hAnsi="Calibri" w:cs="Times New Roman"/>
      <w:sz w:val="36"/>
    </w:rPr>
  </w:style>
  <w:style w:type="character" w:customStyle="1" w:styleId="l-dyptichs-name-vlChar">
    <w:name w:val="l-dyptichs-name-vl Char"/>
    <w:link w:val="l-dyptichs-name-vl"/>
    <w:rsid w:val="00F40B75"/>
    <w:rPr>
      <w:rFonts w:ascii="Calibri" w:eastAsia="Calibri" w:hAnsi="Calibri"/>
      <w:kern w:val="2"/>
      <w:sz w:val="36"/>
      <w:szCs w:val="22"/>
      <w14:ligatures w14:val="standardContextual"/>
    </w:rPr>
  </w:style>
  <w:style w:type="paragraph" w:customStyle="1" w:styleId="l-dyptichs-name-no-vl">
    <w:name w:val="l-dyptichs-name-no-vl"/>
    <w:basedOn w:val="l-dyptichs-name-vl"/>
    <w:next w:val="l-dyptichs-name-vl"/>
    <w:link w:val="l-dyptichs-name-no-vlChar"/>
    <w:qFormat/>
    <w:rsid w:val="00F40B75"/>
    <w:rPr>
      <w:i/>
      <w:color w:val="5B9BD5"/>
    </w:rPr>
  </w:style>
  <w:style w:type="character" w:customStyle="1" w:styleId="l-dyptichs-name-no-vlChar">
    <w:name w:val="l-dyptichs-name-no-vl Char"/>
    <w:link w:val="l-dyptichs-name-no-vl"/>
    <w:rsid w:val="00F40B75"/>
    <w:rPr>
      <w:rFonts w:ascii="Calibri" w:eastAsia="Calibri" w:hAnsi="Calibri"/>
      <w:i/>
      <w:color w:val="5B9BD5"/>
      <w:kern w:val="2"/>
      <w:sz w:val="36"/>
      <w:szCs w:val="22"/>
      <w14:ligatures w14:val="standardContextual"/>
    </w:rPr>
  </w:style>
  <w:style w:type="paragraph" w:customStyle="1" w:styleId="l-dyptichs-note">
    <w:name w:val="l-dyptichs-note"/>
    <w:basedOn w:val="Normal"/>
    <w:next w:val="l-dyptichs-name"/>
    <w:link w:val="l-dyptichs-noteChar"/>
    <w:qFormat/>
    <w:rsid w:val="00F40B75"/>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F40B75"/>
    <w:rPr>
      <w:rFonts w:ascii="Calibri" w:hAnsi="Calibri" w:cs="Calibri"/>
      <w:color w:val="000000"/>
      <w:kern w:val="2"/>
      <w:sz w:val="16"/>
      <w:szCs w:val="16"/>
      <w14:ligatures w14:val="standardContextual"/>
    </w:rPr>
  </w:style>
  <w:style w:type="paragraph" w:customStyle="1" w:styleId="l-dyptichs-note-vl">
    <w:name w:val="l-dyptichs-note-vl"/>
    <w:basedOn w:val="Normal"/>
    <w:next w:val="l-dyptichs-name-vl"/>
    <w:link w:val="l-dyptichs-note-vlChar"/>
    <w:qFormat/>
    <w:rsid w:val="00F40B75"/>
    <w:pPr>
      <w:ind w:firstLine="288"/>
    </w:pPr>
    <w:rPr>
      <w:rFonts w:ascii="Calibri" w:eastAsia="Calibri" w:hAnsi="Calibri" w:cs="Times New Roman"/>
      <w:sz w:val="16"/>
    </w:rPr>
  </w:style>
  <w:style w:type="character" w:customStyle="1" w:styleId="l-dyptichs-note-vlChar">
    <w:name w:val="l-dyptichs-note-vl Char"/>
    <w:link w:val="l-dyptichs-note-vl"/>
    <w:rsid w:val="00F40B75"/>
    <w:rPr>
      <w:rFonts w:ascii="Calibri" w:eastAsia="Calibri" w:hAnsi="Calibri"/>
      <w:kern w:val="2"/>
      <w:sz w:val="16"/>
      <w:szCs w:val="22"/>
      <w14:ligatures w14:val="standardContextual"/>
    </w:rPr>
  </w:style>
  <w:style w:type="paragraph" w:customStyle="1" w:styleId="l-dyptichs-vl">
    <w:name w:val="l-dyptichs-vl"/>
    <w:basedOn w:val="Normal"/>
    <w:link w:val="l-dyptichs-vlChar"/>
    <w:qFormat/>
    <w:rsid w:val="00F40B75"/>
    <w:pPr>
      <w:ind w:firstLine="288"/>
    </w:pPr>
    <w:rPr>
      <w:rFonts w:ascii="Calibri" w:eastAsia="Calibri" w:hAnsi="Calibri" w:cs="Times New Roman"/>
      <w:sz w:val="36"/>
    </w:rPr>
  </w:style>
  <w:style w:type="character" w:customStyle="1" w:styleId="l-dyptichs-vlChar">
    <w:name w:val="l-dyptichs-vl Char"/>
    <w:link w:val="l-dyptichs-vl"/>
    <w:rsid w:val="00F40B75"/>
    <w:rPr>
      <w:rFonts w:ascii="Calibri" w:eastAsia="Calibri" w:hAnsi="Calibri"/>
      <w:kern w:val="2"/>
      <w:sz w:val="36"/>
      <w:szCs w:val="22"/>
      <w14:ligatures w14:val="standardContextual"/>
    </w:rPr>
  </w:style>
  <w:style w:type="paragraph" w:customStyle="1" w:styleId="l-vlrg-prayer-125-indented">
    <w:name w:val="l-vlrg-prayer-1.25-indented"/>
    <w:basedOn w:val="Normal"/>
    <w:link w:val="l-vlrg-prayer-125-indentedChar"/>
    <w:autoRedefine/>
    <w:qFormat/>
    <w:rsid w:val="00F40B75"/>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F40B75"/>
    <w:rPr>
      <w:rFonts w:ascii="Calibri" w:eastAsia="Calibri" w:hAnsi="Calibri"/>
      <w:kern w:val="2"/>
      <w:sz w:val="36"/>
      <w:szCs w:val="22"/>
      <w14:ligatures w14:val="standardContextual"/>
    </w:rPr>
  </w:style>
  <w:style w:type="paragraph" w:customStyle="1" w:styleId="l-lrg-prayer-125-indented">
    <w:name w:val="l-lrg-prayer-1.25-indented"/>
    <w:basedOn w:val="l-vlrg-prayer-125-indented"/>
    <w:link w:val="l-lrg-prayer-125-indentedChar"/>
    <w:qFormat/>
    <w:rsid w:val="00F40B75"/>
    <w:rPr>
      <w:sz w:val="32"/>
    </w:rPr>
  </w:style>
  <w:style w:type="character" w:customStyle="1" w:styleId="l-lrg-prayer-125-indentedChar">
    <w:name w:val="l-lrg-prayer-1.25-indented Char"/>
    <w:link w:val="l-lrg-prayer-125-indented"/>
    <w:rsid w:val="00F40B75"/>
    <w:rPr>
      <w:rFonts w:ascii="Calibri" w:eastAsia="Calibri" w:hAnsi="Calibri"/>
      <w:kern w:val="2"/>
      <w:sz w:val="32"/>
      <w:szCs w:val="22"/>
      <w14:ligatures w14:val="standardContextual"/>
    </w:rPr>
  </w:style>
  <w:style w:type="paragraph" w:customStyle="1" w:styleId="l-med-prayer-125-indented">
    <w:name w:val="l-med-prayer-1.25-indented"/>
    <w:basedOn w:val="l-lrg-prayer-125-indented"/>
    <w:link w:val="l-med-prayer-125-indentedChar"/>
    <w:qFormat/>
    <w:rsid w:val="00F40B75"/>
    <w:rPr>
      <w:sz w:val="28"/>
    </w:rPr>
  </w:style>
  <w:style w:type="character" w:customStyle="1" w:styleId="l-med-prayer-125-indentedChar">
    <w:name w:val="l-med-prayer-1.25-indented Char"/>
    <w:link w:val="l-med-prayer-125-indented"/>
    <w:rsid w:val="00F40B75"/>
    <w:rPr>
      <w:rFonts w:ascii="Calibri" w:eastAsia="Calibri" w:hAnsi="Calibri"/>
      <w:kern w:val="2"/>
      <w:sz w:val="28"/>
      <w:szCs w:val="22"/>
      <w14:ligatures w14:val="standardContextual"/>
    </w:rPr>
  </w:style>
  <w:style w:type="paragraph" w:customStyle="1" w:styleId="l-prayer-15-lrg-response">
    <w:name w:val="l-prayer-1.5-lrg-response"/>
    <w:basedOn w:val="l-prayer-15-lrg"/>
    <w:link w:val="l-prayer-15-lrg-responseChar"/>
    <w:autoRedefine/>
    <w:qFormat/>
    <w:rsid w:val="00F40B75"/>
    <w:pPr>
      <w:jc w:val="center"/>
    </w:pPr>
    <w:rPr>
      <w:i/>
      <w:sz w:val="28"/>
    </w:rPr>
  </w:style>
  <w:style w:type="character" w:customStyle="1" w:styleId="l-prayer-15-lrg-responseChar">
    <w:name w:val="l-prayer-1.5-lrg-response Char"/>
    <w:link w:val="l-prayer-15-lrg-response"/>
    <w:rsid w:val="00F40B75"/>
    <w:rPr>
      <w:rFonts w:ascii="Calibri" w:eastAsia="Calibri" w:hAnsi="Calibri"/>
      <w:i/>
      <w:kern w:val="2"/>
      <w:sz w:val="28"/>
      <w:szCs w:val="24"/>
      <w14:ligatures w14:val="standardContextual"/>
    </w:rPr>
  </w:style>
  <w:style w:type="character" w:customStyle="1" w:styleId="l-priest-aloud-label-large">
    <w:name w:val="l-priest-aloud-label-large"/>
    <w:rsid w:val="00F40B75"/>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F40B75"/>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F40B75"/>
    <w:rPr>
      <w:rFonts w:eastAsia="Calibri"/>
      <w:color w:val="0070C0"/>
      <w:kern w:val="2"/>
      <w:sz w:val="32"/>
      <w:szCs w:val="36"/>
      <w:lang w:bidi="en-US"/>
      <w14:ligatures w14:val="standardContextual"/>
    </w:rPr>
  </w:style>
  <w:style w:type="paragraph" w:customStyle="1" w:styleId="l-reader-label-large">
    <w:name w:val="l-reader-label-large"/>
    <w:basedOn w:val="Normal"/>
    <w:qFormat/>
    <w:rsid w:val="00F40B75"/>
    <w:pPr>
      <w:autoSpaceDE w:val="0"/>
      <w:autoSpaceDN w:val="0"/>
      <w:spacing w:line="360" w:lineRule="auto"/>
      <w:ind w:left="288" w:hanging="288"/>
    </w:pPr>
    <w:rPr>
      <w:rFonts w:ascii="Arial" w:eastAsia="Calibri" w:hAnsi="Arial" w:cs="Arial"/>
      <w:bCs/>
      <w:i/>
      <w:iCs/>
      <w:sz w:val="28"/>
      <w:szCs w:val="28"/>
      <w:u w:val="single"/>
    </w:rPr>
  </w:style>
  <w:style w:type="paragraph" w:customStyle="1" w:styleId="l-silent-med">
    <w:name w:val="l-silent-med"/>
    <w:basedOn w:val="l-silent-lrg"/>
    <w:autoRedefine/>
    <w:qFormat/>
    <w:rsid w:val="00F40B75"/>
    <w:pPr>
      <w:ind w:left="864" w:hanging="288"/>
    </w:pPr>
    <w:rPr>
      <w:sz w:val="24"/>
    </w:rPr>
  </w:style>
  <w:style w:type="character" w:customStyle="1" w:styleId="l-silent-medChar">
    <w:name w:val="l-silent-med Char"/>
    <w:rsid w:val="00F40B75"/>
    <w:rPr>
      <w:rFonts w:ascii="Arial" w:hAnsi="Arial"/>
      <w:color w:val="4472C4"/>
      <w:sz w:val="24"/>
      <w:szCs w:val="24"/>
    </w:rPr>
  </w:style>
  <w:style w:type="paragraph" w:customStyle="1" w:styleId="l-sm-prayer-125-indented">
    <w:name w:val="l-sm-prayer-1.25-indented"/>
    <w:basedOn w:val="l-med-prayer-125-indented"/>
    <w:link w:val="l-sm-prayer-125-indentedChar"/>
    <w:qFormat/>
    <w:rsid w:val="00F40B75"/>
    <w:rPr>
      <w:sz w:val="24"/>
    </w:rPr>
  </w:style>
  <w:style w:type="character" w:customStyle="1" w:styleId="l-sm-prayer-125-indentedChar">
    <w:name w:val="l-sm-prayer-1.25-indented Char"/>
    <w:link w:val="l-sm-prayer-125-indented"/>
    <w:rsid w:val="00F40B75"/>
    <w:rPr>
      <w:rFonts w:ascii="Calibri" w:eastAsia="Calibri" w:hAnsi="Calibri"/>
      <w:kern w:val="2"/>
      <w:sz w:val="24"/>
      <w:szCs w:val="22"/>
      <w14:ligatures w14:val="standardContextual"/>
    </w:rPr>
  </w:style>
  <w:style w:type="paragraph" w:customStyle="1" w:styleId="l-vlrg-choir-125-indented">
    <w:name w:val="l-vlrg-choir-1.25-indented"/>
    <w:basedOn w:val="l-choir-lrg"/>
    <w:link w:val="l-vlrg-choir-125-indentedChar"/>
    <w:autoRedefine/>
    <w:qFormat/>
    <w:rsid w:val="00F40B75"/>
    <w:pPr>
      <w:spacing w:line="300" w:lineRule="auto"/>
    </w:pPr>
    <w:rPr>
      <w:sz w:val="36"/>
    </w:rPr>
  </w:style>
  <w:style w:type="character" w:customStyle="1" w:styleId="l-vlrg-choir-125-indentedChar">
    <w:name w:val="l-vlrg-choir-1.25-indented Char"/>
    <w:link w:val="l-vlrg-choir-125-indented"/>
    <w:rsid w:val="00F40B75"/>
    <w:rPr>
      <w:rFonts w:ascii="Bookman Old Style" w:hAnsi="Bookman Old Style"/>
      <w:color w:val="44546A"/>
      <w:kern w:val="2"/>
      <w:sz w:val="36"/>
      <w:szCs w:val="24"/>
      <w14:ligatures w14:val="standardContextual"/>
    </w:rPr>
  </w:style>
  <w:style w:type="paragraph" w:customStyle="1" w:styleId="l-vlrg-choir-125">
    <w:name w:val="l-vlrg-choir-1.25"/>
    <w:basedOn w:val="l-vlrg-choir-125-indented"/>
    <w:link w:val="l-vlrg-choir-125Char"/>
    <w:autoRedefine/>
    <w:qFormat/>
    <w:rsid w:val="00F40B75"/>
    <w:pPr>
      <w:ind w:firstLine="0"/>
    </w:pPr>
  </w:style>
  <w:style w:type="character" w:customStyle="1" w:styleId="l-vlrg-choir-125Char">
    <w:name w:val="l-vlrg-choir-1.25 Char"/>
    <w:link w:val="l-vlrg-choir-125"/>
    <w:rsid w:val="00F40B75"/>
    <w:rPr>
      <w:rFonts w:ascii="Bookman Old Style" w:hAnsi="Bookman Old Style"/>
      <w:color w:val="44546A"/>
      <w:kern w:val="2"/>
      <w:sz w:val="36"/>
      <w:szCs w:val="24"/>
      <w14:ligatures w14:val="standardContextual"/>
    </w:rPr>
  </w:style>
  <w:style w:type="paragraph" w:customStyle="1" w:styleId="l-vlrg-dyptichs-125-hanging">
    <w:name w:val="l-vlrg-dyptichs-1.25-hanging"/>
    <w:basedOn w:val="l-vlrg-prayer-125-indented"/>
    <w:link w:val="l-vlrg-dyptichs-125-hangingChar"/>
    <w:autoRedefine/>
    <w:qFormat/>
    <w:rsid w:val="00F40B75"/>
    <w:pPr>
      <w:ind w:left="288" w:hanging="288"/>
    </w:pPr>
  </w:style>
  <w:style w:type="character" w:customStyle="1" w:styleId="l-vlrg-dyptichs-125-hangingChar">
    <w:name w:val="l-vlrg-dyptichs-1.25-hanging Char"/>
    <w:link w:val="l-vlrg-dyptichs-125-hanging"/>
    <w:rsid w:val="00F40B75"/>
    <w:rPr>
      <w:rFonts w:ascii="Calibri" w:eastAsia="Calibri" w:hAnsi="Calibri"/>
      <w:kern w:val="2"/>
      <w:sz w:val="36"/>
      <w:szCs w:val="22"/>
      <w14:ligatures w14:val="standardContextual"/>
    </w:rPr>
  </w:style>
  <w:style w:type="paragraph" w:customStyle="1" w:styleId="l-vlrg-dyptichs-125-no-hanging">
    <w:name w:val="l-vlrg-dyptichs-1.25-no-hanging"/>
    <w:basedOn w:val="l-vlrg-dyptichs-125-hanging"/>
    <w:link w:val="l-vlrg-dyptichs-125-no-hangingChar"/>
    <w:autoRedefine/>
    <w:qFormat/>
    <w:rsid w:val="00F40B75"/>
    <w:rPr>
      <w:i/>
      <w:color w:val="AEAAAA"/>
    </w:rPr>
  </w:style>
  <w:style w:type="character" w:customStyle="1" w:styleId="l-vlrg-dyptichs-125-no-hangingChar">
    <w:name w:val="l-vlrg-dyptichs-1.25-no-hanging Char"/>
    <w:link w:val="l-vlrg-dyptichs-125-no-hanging"/>
    <w:rsid w:val="00F40B75"/>
    <w:rPr>
      <w:rFonts w:ascii="Calibri" w:eastAsia="Calibri" w:hAnsi="Calibri"/>
      <w:i/>
      <w:color w:val="AEAAAA"/>
      <w:kern w:val="2"/>
      <w:sz w:val="36"/>
      <w:szCs w:val="22"/>
      <w14:ligatures w14:val="standardContextual"/>
    </w:rPr>
  </w:style>
  <w:style w:type="paragraph" w:customStyle="1" w:styleId="l-vlrg-dyptichs-note">
    <w:name w:val="l-vlrg-dyptichs-note"/>
    <w:basedOn w:val="l-vlrg-dyptichs-125-hanging"/>
    <w:next w:val="l-vlrg-dyptichs-125-hanging"/>
    <w:link w:val="l-vlrg-dyptichs-noteChar"/>
    <w:autoRedefine/>
    <w:qFormat/>
    <w:rsid w:val="00F40B75"/>
    <w:rPr>
      <w:sz w:val="20"/>
    </w:rPr>
  </w:style>
  <w:style w:type="character" w:customStyle="1" w:styleId="l-vlrg-dyptichs-noteChar">
    <w:name w:val="l-vlrg-dyptichs-note Char"/>
    <w:link w:val="l-vlrg-dyptichs-note"/>
    <w:rsid w:val="00F40B75"/>
    <w:rPr>
      <w:rFonts w:ascii="Calibri" w:eastAsia="Calibri" w:hAnsi="Calibri"/>
      <w:kern w:val="2"/>
      <w:szCs w:val="22"/>
      <w14:ligatures w14:val="standardContextual"/>
    </w:rPr>
  </w:style>
  <w:style w:type="paragraph" w:customStyle="1" w:styleId="l-vlrg-ectenia-125">
    <w:name w:val="l-vlrg-ectenia-1.25"/>
    <w:basedOn w:val="l-vlrg-prayer-125-indented"/>
    <w:link w:val="l-vlrg-ectenia-125Char"/>
    <w:autoRedefine/>
    <w:qFormat/>
    <w:rsid w:val="00F40B75"/>
    <w:pPr>
      <w:ind w:firstLine="0"/>
    </w:pPr>
    <w:rPr>
      <w:rFonts w:ascii="Times New Roman" w:hAnsi="Times New Roman"/>
    </w:rPr>
  </w:style>
  <w:style w:type="character" w:customStyle="1" w:styleId="l-vlrg-ectenia-125Char">
    <w:name w:val="l-vlrg-ectenia-1.25 Char"/>
    <w:link w:val="l-vlrg-ectenia-125"/>
    <w:rsid w:val="00F40B75"/>
    <w:rPr>
      <w:rFonts w:eastAsia="Calibri"/>
      <w:kern w:val="2"/>
      <w:sz w:val="36"/>
      <w:szCs w:val="22"/>
      <w14:ligatures w14:val="standardContextual"/>
    </w:rPr>
  </w:style>
  <w:style w:type="paragraph" w:customStyle="1" w:styleId="l-vlrg-exclamation-125">
    <w:name w:val="l-vlrg-exclamation-1.25"/>
    <w:basedOn w:val="l-exclamation-15-lrg"/>
    <w:link w:val="l-vlrg-exclamation-125Char"/>
    <w:autoRedefine/>
    <w:qFormat/>
    <w:rsid w:val="00F40B75"/>
    <w:pPr>
      <w:spacing w:line="300" w:lineRule="auto"/>
    </w:pPr>
    <w:rPr>
      <w:sz w:val="36"/>
    </w:rPr>
  </w:style>
  <w:style w:type="character" w:customStyle="1" w:styleId="l-vlrg-exclamation-125Char">
    <w:name w:val="l-vlrg-exclamation-1.25 Char"/>
    <w:link w:val="l-vlrg-exclamation-125"/>
    <w:rsid w:val="00F40B75"/>
    <w:rPr>
      <w:rFonts w:ascii="Arial" w:eastAsia="Calibri" w:hAnsi="Arial"/>
      <w:b/>
      <w:kern w:val="2"/>
      <w:sz w:val="36"/>
      <w:szCs w:val="24"/>
      <w14:ligatures w14:val="standardContextual"/>
    </w:rPr>
  </w:style>
  <w:style w:type="paragraph" w:customStyle="1" w:styleId="l-vlrg-label">
    <w:name w:val="l-vlrg-label"/>
    <w:basedOn w:val="l-label-large"/>
    <w:link w:val="l-vlrg-labelChar"/>
    <w:autoRedefine/>
    <w:qFormat/>
    <w:rsid w:val="00F40B75"/>
  </w:style>
  <w:style w:type="character" w:customStyle="1" w:styleId="l-vlrg-labelChar">
    <w:name w:val="l-vlrg-label Char"/>
    <w:link w:val="l-vlrg-label"/>
    <w:rsid w:val="00F40B75"/>
    <w:rPr>
      <w:rFonts w:ascii="Calibri Light" w:hAnsi="Calibri Light"/>
      <w:b/>
      <w:bCs/>
      <w:i/>
      <w:iCs/>
      <w:kern w:val="2"/>
      <w:sz w:val="28"/>
      <w:szCs w:val="28"/>
      <w:u w:val="single"/>
      <w14:ligatures w14:val="standardContextual"/>
    </w:rPr>
  </w:style>
  <w:style w:type="paragraph" w:customStyle="1" w:styleId="l-vlrg-prayer-125-hanging">
    <w:name w:val="l-vlrg-prayer-1.25-hanging"/>
    <w:basedOn w:val="l-vlrg-prayer-125-indented"/>
    <w:link w:val="l-vlrg-prayer-125-hangingChar"/>
    <w:autoRedefine/>
    <w:qFormat/>
    <w:rsid w:val="00F40B75"/>
    <w:pPr>
      <w:ind w:left="288" w:hanging="288"/>
    </w:pPr>
  </w:style>
  <w:style w:type="character" w:customStyle="1" w:styleId="l-vlrg-prayer-125-hangingChar">
    <w:name w:val="l-vlrg-prayer-1.25-hanging Char"/>
    <w:link w:val="l-vlrg-prayer-125-hanging"/>
    <w:rsid w:val="00F40B75"/>
    <w:rPr>
      <w:rFonts w:ascii="Calibri" w:eastAsia="Calibri" w:hAnsi="Calibri"/>
      <w:kern w:val="2"/>
      <w:sz w:val="36"/>
      <w:szCs w:val="22"/>
      <w14:ligatures w14:val="standardContextual"/>
    </w:rPr>
  </w:style>
  <w:style w:type="paragraph" w:customStyle="1" w:styleId="l-vlrg-rubric">
    <w:name w:val="l-vlrg-rubric"/>
    <w:basedOn w:val="l-vlrg-prayer-125-indented"/>
    <w:link w:val="l-vlrg-rubricChar"/>
    <w:autoRedefine/>
    <w:qFormat/>
    <w:rsid w:val="00F40B75"/>
    <w:rPr>
      <w:i/>
      <w:color w:val="FF0000"/>
      <w:sz w:val="24"/>
    </w:rPr>
  </w:style>
  <w:style w:type="character" w:customStyle="1" w:styleId="l-vlrg-rubricChar">
    <w:name w:val="l-vlrg-rubric Char"/>
    <w:link w:val="l-vlrg-rubric"/>
    <w:rsid w:val="00F40B75"/>
    <w:rPr>
      <w:rFonts w:ascii="Calibri" w:eastAsia="Calibri" w:hAnsi="Calibri"/>
      <w:i/>
      <w:color w:val="FF0000"/>
      <w:kern w:val="2"/>
      <w:sz w:val="24"/>
      <w:szCs w:val="22"/>
      <w14:ligatures w14:val="standardContextual"/>
    </w:rPr>
  </w:style>
  <w:style w:type="paragraph" w:customStyle="1" w:styleId="l-vlrg-silent-125-indented">
    <w:name w:val="l-vlrg-silent-1.25-indented"/>
    <w:basedOn w:val="l-silent-lrg"/>
    <w:link w:val="l-vlrg-silent-125-indentedChar"/>
    <w:autoRedefine/>
    <w:qFormat/>
    <w:rsid w:val="00F40B75"/>
    <w:rPr>
      <w:sz w:val="36"/>
    </w:rPr>
  </w:style>
  <w:style w:type="character" w:customStyle="1" w:styleId="l-vlrg-silent-125-indentedChar">
    <w:name w:val="l-vlrg-silent-1.25-indented Char"/>
    <w:link w:val="l-vlrg-silent-125-indented"/>
    <w:rsid w:val="00F40B75"/>
    <w:rPr>
      <w:rFonts w:asciiTheme="minorHAnsi" w:eastAsiaTheme="minorHAnsi" w:hAnsiTheme="minorHAnsi" w:cstheme="minorBidi"/>
      <w:color w:val="4472C4"/>
      <w:kern w:val="2"/>
      <w:sz w:val="36"/>
      <w:szCs w:val="24"/>
      <w14:ligatures w14:val="standardContextual"/>
    </w:rPr>
  </w:style>
  <w:style w:type="paragraph" w:customStyle="1" w:styleId="l-vlrg-silent-125">
    <w:name w:val="l-vlrg-silent-1.25"/>
    <w:basedOn w:val="l-vlrg-silent-125-indented"/>
    <w:link w:val="l-vlrg-silent-125Char"/>
    <w:autoRedefine/>
    <w:qFormat/>
    <w:rsid w:val="00F40B75"/>
    <w:pPr>
      <w:ind w:firstLine="0"/>
    </w:pPr>
  </w:style>
  <w:style w:type="character" w:customStyle="1" w:styleId="l-vlrg-silent-125Char">
    <w:name w:val="l-vlrg-silent-1.25 Char"/>
    <w:link w:val="l-vlrg-silent-125"/>
    <w:rsid w:val="00F40B75"/>
    <w:rPr>
      <w:rFonts w:asciiTheme="minorHAnsi" w:eastAsiaTheme="minorHAnsi" w:hAnsiTheme="minorHAnsi" w:cstheme="minorBidi"/>
      <w:color w:val="4472C4"/>
      <w:kern w:val="2"/>
      <w:sz w:val="36"/>
      <w:szCs w:val="24"/>
      <w14:ligatures w14:val="standardContextual"/>
    </w:rPr>
  </w:style>
  <w:style w:type="paragraph" w:customStyle="1" w:styleId="nl-heading-2">
    <w:name w:val="nl-heading-2"/>
    <w:basedOn w:val="Heading2"/>
    <w:link w:val="nl-heading-2Char"/>
    <w:qFormat/>
    <w:rsid w:val="00F40B75"/>
    <w:pPr>
      <w:ind w:firstLine="288"/>
    </w:pPr>
    <w:rPr>
      <w:rFonts w:ascii="Calibri Light" w:eastAsia="Times New Roman" w:hAnsi="Calibri Light" w:cs="Times New Roman"/>
      <w:color w:val="FF0000"/>
    </w:rPr>
  </w:style>
  <w:style w:type="character" w:customStyle="1" w:styleId="nl-heading-2Char">
    <w:name w:val="nl-heading-2 Char"/>
    <w:link w:val="nl-heading-2"/>
    <w:rsid w:val="00F40B75"/>
    <w:rPr>
      <w:rFonts w:ascii="Calibri Light" w:hAnsi="Calibri Light"/>
      <w:color w:val="FF0000"/>
      <w:kern w:val="2"/>
      <w:sz w:val="26"/>
      <w:szCs w:val="26"/>
      <w14:ligatures w14:val="standardContextual"/>
    </w:rPr>
  </w:style>
  <w:style w:type="paragraph" w:customStyle="1" w:styleId="tab-panels--tab-list-item">
    <w:name w:val="tab-panels--tab-list-item"/>
    <w:basedOn w:val="Normal"/>
    <w:rsid w:val="00C827E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prayer-15-indented-lrg">
    <w:name w:val="l-prayer-1.5-indented-lrg"/>
    <w:basedOn w:val="l-prayer-15-lrg"/>
    <w:link w:val="l-prayer-15-indented-lrgChar"/>
    <w:qFormat/>
    <w:rsid w:val="00C827E0"/>
    <w:pPr>
      <w:ind w:firstLine="360"/>
    </w:pPr>
  </w:style>
  <w:style w:type="character" w:customStyle="1" w:styleId="l-prayer-15-indented-lrgChar">
    <w:name w:val="l-prayer-1.5-indented-lrg Char"/>
    <w:basedOn w:val="l-prayer-15-lrgChar"/>
    <w:link w:val="l-prayer-15-indented-lrg"/>
    <w:rsid w:val="00C827E0"/>
    <w:rPr>
      <w:rFonts w:ascii="Calibri" w:eastAsia="Calibri" w:hAnsi="Calibri"/>
      <w:kern w:val="2"/>
      <w:sz w:val="32"/>
      <w:szCs w:val="24"/>
      <w14:ligatures w14:val="standardContextual"/>
    </w:rPr>
  </w:style>
  <w:style w:type="character" w:customStyle="1" w:styleId="BodyTextChar">
    <w:name w:val="Body Text Char"/>
    <w:basedOn w:val="DefaultParagraphFont"/>
    <w:link w:val="BodyText"/>
    <w:rsid w:val="006665EE"/>
    <w:rPr>
      <w:rFonts w:asciiTheme="minorHAnsi" w:eastAsiaTheme="minorHAnsi" w:hAnsiTheme="minorHAnsi" w:cstheme="minorBidi"/>
      <w:b/>
      <w:bCs/>
      <w:sz w:val="32"/>
      <w:szCs w:val="22"/>
    </w:rPr>
  </w:style>
  <w:style w:type="character" w:customStyle="1" w:styleId="BodyTextIndentChar">
    <w:name w:val="Body Text Indent Char"/>
    <w:basedOn w:val="DefaultParagraphFont"/>
    <w:link w:val="BodyTextIndent"/>
    <w:rsid w:val="006665EE"/>
    <w:rPr>
      <w:rFonts w:asciiTheme="minorHAnsi" w:eastAsiaTheme="minorHAnsi" w:hAnsiTheme="minorHAnsi" w:cstheme="minorBidi"/>
      <w:sz w:val="28"/>
      <w:szCs w:val="22"/>
    </w:rPr>
  </w:style>
  <w:style w:type="paragraph" w:customStyle="1" w:styleId="l-silent-spacer-lrg">
    <w:name w:val="l-silent-spacer-lrg"/>
    <w:basedOn w:val="l-silent-lrg"/>
    <w:link w:val="l-silent-spacer-lrgChar"/>
    <w:qFormat/>
    <w:rsid w:val="00F40B75"/>
    <w:pPr>
      <w:spacing w:line="48" w:lineRule="auto"/>
      <w:ind w:firstLine="0"/>
      <w:jc w:val="center"/>
    </w:pPr>
    <w:rPr>
      <w:sz w:val="12"/>
    </w:rPr>
  </w:style>
  <w:style w:type="character" w:customStyle="1" w:styleId="l-silent-spacer-lrgChar">
    <w:name w:val="l-silent-spacer-lrg Char"/>
    <w:basedOn w:val="l-silent-lrgChar"/>
    <w:link w:val="l-silent-spacer-lrg"/>
    <w:rsid w:val="00F40B75"/>
    <w:rPr>
      <w:rFonts w:asciiTheme="minorHAnsi" w:eastAsiaTheme="minorHAnsi" w:hAnsiTheme="minorHAnsi" w:cstheme="minorBidi"/>
      <w:color w:val="4472C4"/>
      <w:kern w:val="2"/>
      <w:sz w:val="12"/>
      <w:szCs w:val="24"/>
      <w14:ligatures w14:val="standardContextual"/>
    </w:rPr>
  </w:style>
  <w:style w:type="paragraph" w:styleId="Revision">
    <w:name w:val="Revision"/>
    <w:hidden/>
    <w:uiPriority w:val="99"/>
    <w:semiHidden/>
    <w:rsid w:val="00C64D47"/>
    <w:rPr>
      <w:rFonts w:asciiTheme="minorHAnsi" w:eastAsiaTheme="minorHAnsi" w:hAnsiTheme="minorHAnsi" w:cstheme="minorBidi"/>
      <w:sz w:val="22"/>
      <w:szCs w:val="22"/>
    </w:rPr>
  </w:style>
  <w:style w:type="character" w:customStyle="1" w:styleId="Dyptichs">
    <w:name w:val="Dyptichs"/>
    <w:rsid w:val="00F40B75"/>
    <w:rPr>
      <w:rFonts w:ascii="Arial" w:hAnsi="Arial"/>
      <w:sz w:val="52"/>
    </w:rPr>
  </w:style>
  <w:style w:type="character" w:customStyle="1" w:styleId="DyptichsNote">
    <w:name w:val="DyptichsNote"/>
    <w:rsid w:val="00F40B75"/>
    <w:rPr>
      <w:rFonts w:ascii="Arial" w:hAnsi="Arial"/>
      <w:sz w:val="20"/>
    </w:rPr>
  </w:style>
  <w:style w:type="character" w:customStyle="1" w:styleId="m2264235451738310970gmail-5yl5">
    <w:name w:val="m_2264235451738310970gmail-_5yl5"/>
    <w:rsid w:val="00F40B75"/>
  </w:style>
  <w:style w:type="character" w:customStyle="1" w:styleId="m5968300636648892846gmail-5yl5">
    <w:name w:val="m_5968300636648892846gmail-_5yl5"/>
    <w:rsid w:val="00F40B75"/>
  </w:style>
  <w:style w:type="paragraph" w:customStyle="1" w:styleId="priest-large-exclamation">
    <w:name w:val="priest-large-exclamation"/>
    <w:basedOn w:val="Normal"/>
    <w:link w:val="priest-large-exclamationChar"/>
    <w:qFormat/>
    <w:rsid w:val="00F40B75"/>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F40B75"/>
    <w:rPr>
      <w:rFonts w:ascii="Calibri" w:eastAsia="Calibri" w:hAnsi="Calibri" w:cs="Arial"/>
      <w:b/>
      <w:kern w:val="2"/>
      <w:sz w:val="32"/>
      <w:szCs w:val="32"/>
      <w14:ligatures w14:val="standardContextual"/>
    </w:rPr>
  </w:style>
  <w:style w:type="paragraph" w:customStyle="1" w:styleId="priest-large-label">
    <w:name w:val="priest-large-label"/>
    <w:basedOn w:val="priest-large-exclamation"/>
    <w:link w:val="priest-large-labelChar"/>
    <w:qFormat/>
    <w:rsid w:val="00F40B75"/>
    <w:rPr>
      <w:i/>
      <w:sz w:val="28"/>
    </w:rPr>
  </w:style>
  <w:style w:type="character" w:customStyle="1" w:styleId="priest-large-labelChar">
    <w:name w:val="priest-large-label Char"/>
    <w:link w:val="priest-large-label"/>
    <w:rsid w:val="00F40B75"/>
    <w:rPr>
      <w:rFonts w:ascii="Calibri" w:eastAsia="Calibri" w:hAnsi="Calibri" w:cs="Arial"/>
      <w:b/>
      <w:i/>
      <w:kern w:val="2"/>
      <w:sz w:val="28"/>
      <w:szCs w:val="32"/>
      <w14:ligatures w14:val="standardContextual"/>
    </w:rPr>
  </w:style>
  <w:style w:type="character" w:customStyle="1" w:styleId="qu">
    <w:name w:val="qu"/>
    <w:rsid w:val="00F40B75"/>
  </w:style>
  <w:style w:type="paragraph" w:customStyle="1" w:styleId="reader-large">
    <w:name w:val="reader-large"/>
    <w:basedOn w:val="Normal"/>
    <w:link w:val="reader-largeChar"/>
    <w:qFormat/>
    <w:rsid w:val="00F40B75"/>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F40B75"/>
    <w:rPr>
      <w:rFonts w:ascii="Calibri" w:eastAsia="Calibri" w:hAnsi="Calibri" w:cs="Arial"/>
      <w:kern w:val="2"/>
      <w:sz w:val="32"/>
      <w:szCs w:val="32"/>
      <w14:ligatures w14:val="standardContextual"/>
    </w:rPr>
  </w:style>
  <w:style w:type="character" w:customStyle="1" w:styleId="SC0">
    <w:name w:val="SC"/>
    <w:uiPriority w:val="99"/>
    <w:rsid w:val="00F40B75"/>
    <w:rPr>
      <w:rFonts w:ascii="Arial" w:hAnsi="Arial" w:cs="Arial"/>
      <w:color w:val="auto"/>
      <w:sz w:val="36"/>
      <w:szCs w:val="36"/>
    </w:rPr>
  </w:style>
  <w:style w:type="character" w:customStyle="1" w:styleId="SPA0">
    <w:name w:val="SPA"/>
    <w:uiPriority w:val="99"/>
    <w:qFormat/>
    <w:rsid w:val="00F40B75"/>
    <w:rPr>
      <w:rFonts w:ascii="Times New Roman" w:hAnsi="Times New Roman" w:cs="Arial"/>
      <w:b/>
      <w:bCs/>
      <w:sz w:val="36"/>
      <w:szCs w:val="36"/>
    </w:rPr>
  </w:style>
  <w:style w:type="paragraph" w:customStyle="1" w:styleId="svcstichera">
    <w:name w:val="svc stichera"/>
    <w:basedOn w:val="Normal"/>
    <w:rsid w:val="00F40B75"/>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F40B75"/>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F40B75"/>
    <w:rPr>
      <w:rFonts w:ascii="Arial" w:eastAsia="Calibri" w:hAnsi="Arial"/>
      <w:b/>
      <w:i/>
      <w:color w:val="FF0000"/>
      <w:kern w:val="2"/>
      <w:sz w:val="28"/>
      <w:szCs w:val="24"/>
      <w14:ligatures w14:val="standardContextual"/>
    </w:rPr>
  </w:style>
  <w:style w:type="character" w:customStyle="1" w:styleId="svc-rubric-small">
    <w:name w:val="svc-rubric-small"/>
    <w:uiPriority w:val="99"/>
    <w:rsid w:val="00F40B75"/>
    <w:rPr>
      <w:rFonts w:ascii="Arial" w:hAnsi="Arial"/>
      <w:i/>
      <w:color w:val="FF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431755">
      <w:bodyDiv w:val="1"/>
      <w:marLeft w:val="0"/>
      <w:marRight w:val="0"/>
      <w:marTop w:val="0"/>
      <w:marBottom w:val="0"/>
      <w:divBdr>
        <w:top w:val="none" w:sz="0" w:space="0" w:color="auto"/>
        <w:left w:val="none" w:sz="0" w:space="0" w:color="auto"/>
        <w:bottom w:val="none" w:sz="0" w:space="0" w:color="auto"/>
        <w:right w:val="none" w:sz="0" w:space="0" w:color="auto"/>
      </w:divBdr>
    </w:div>
    <w:div w:id="1551767575">
      <w:bodyDiv w:val="1"/>
      <w:marLeft w:val="0"/>
      <w:marRight w:val="0"/>
      <w:marTop w:val="0"/>
      <w:marBottom w:val="0"/>
      <w:divBdr>
        <w:top w:val="none" w:sz="0" w:space="0" w:color="auto"/>
        <w:left w:val="none" w:sz="0" w:space="0" w:color="auto"/>
        <w:bottom w:val="none" w:sz="0" w:space="0" w:color="auto"/>
        <w:right w:val="none" w:sz="0" w:space="0" w:color="auto"/>
      </w:divBdr>
      <w:divsChild>
        <w:div w:id="1045375335">
          <w:marLeft w:val="0"/>
          <w:marRight w:val="0"/>
          <w:marTop w:val="0"/>
          <w:marBottom w:val="0"/>
          <w:divBdr>
            <w:top w:val="none" w:sz="0" w:space="0" w:color="auto"/>
            <w:left w:val="none" w:sz="0" w:space="0" w:color="auto"/>
            <w:bottom w:val="none" w:sz="0" w:space="0" w:color="auto"/>
            <w:right w:val="none" w:sz="0" w:space="0" w:color="auto"/>
          </w:divBdr>
        </w:div>
        <w:div w:id="1461415981">
          <w:marLeft w:val="0"/>
          <w:marRight w:val="0"/>
          <w:marTop w:val="0"/>
          <w:marBottom w:val="0"/>
          <w:divBdr>
            <w:top w:val="none" w:sz="0" w:space="0" w:color="auto"/>
            <w:left w:val="none" w:sz="0" w:space="0" w:color="auto"/>
            <w:bottom w:val="none" w:sz="0" w:space="0" w:color="auto"/>
            <w:right w:val="none" w:sz="0" w:space="0" w:color="auto"/>
          </w:divBdr>
        </w:div>
        <w:div w:id="358355424">
          <w:marLeft w:val="0"/>
          <w:marRight w:val="0"/>
          <w:marTop w:val="0"/>
          <w:marBottom w:val="0"/>
          <w:divBdr>
            <w:top w:val="none" w:sz="0" w:space="0" w:color="auto"/>
            <w:left w:val="none" w:sz="0" w:space="0" w:color="auto"/>
            <w:bottom w:val="none" w:sz="0" w:space="0" w:color="auto"/>
            <w:right w:val="none" w:sz="0" w:space="0" w:color="auto"/>
          </w:divBdr>
        </w:div>
        <w:div w:id="1215509065">
          <w:marLeft w:val="0"/>
          <w:marRight w:val="0"/>
          <w:marTop w:val="0"/>
          <w:marBottom w:val="0"/>
          <w:divBdr>
            <w:top w:val="none" w:sz="0" w:space="0" w:color="auto"/>
            <w:left w:val="none" w:sz="0" w:space="0" w:color="auto"/>
            <w:bottom w:val="none" w:sz="0" w:space="0" w:color="auto"/>
            <w:right w:val="none" w:sz="0" w:space="0" w:color="auto"/>
          </w:divBdr>
        </w:div>
        <w:div w:id="962074935">
          <w:marLeft w:val="0"/>
          <w:marRight w:val="0"/>
          <w:marTop w:val="0"/>
          <w:marBottom w:val="0"/>
          <w:divBdr>
            <w:top w:val="none" w:sz="0" w:space="0" w:color="auto"/>
            <w:left w:val="none" w:sz="0" w:space="0" w:color="auto"/>
            <w:bottom w:val="none" w:sz="0" w:space="0" w:color="auto"/>
            <w:right w:val="none" w:sz="0" w:space="0" w:color="auto"/>
          </w:divBdr>
        </w:div>
      </w:divsChild>
    </w:div>
    <w:div w:id="2069693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1D5CDF-E77C-468D-A7A7-F509DC6E9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551</TotalTime>
  <Pages>1</Pages>
  <Words>15999</Words>
  <Characters>72799</Characters>
  <Application>Microsoft Office Word</Application>
  <DocSecurity>0</DocSecurity>
  <Lines>2510</Lines>
  <Paragraphs>944</Paragraphs>
  <ScaleCrop>false</ScaleCrop>
  <HeadingPairs>
    <vt:vector size="2" baseType="variant">
      <vt:variant>
        <vt:lpstr>Title</vt:lpstr>
      </vt:variant>
      <vt:variant>
        <vt:i4>1</vt:i4>
      </vt:variant>
    </vt:vector>
  </HeadingPairs>
  <TitlesOfParts>
    <vt:vector size="1" baseType="lpstr">
      <vt:lpstr>Typika</vt:lpstr>
    </vt:vector>
  </TitlesOfParts>
  <Company>St. Jonah's Orthodox Church</Company>
  <LinksUpToDate>false</LinksUpToDate>
  <CharactersWithSpaces>87854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Typika</dc:title>
  <dc:subject/>
  <dc:creator>Fr. John Whiteford</dc:creator>
  <cp:keywords/>
  <dc:description/>
  <cp:lastModifiedBy>Timothy Holland</cp:lastModifiedBy>
  <cp:revision>21</cp:revision>
  <cp:lastPrinted>2023-04-13T22:44:00Z</cp:lastPrinted>
  <dcterms:created xsi:type="dcterms:W3CDTF">2019-03-17T03:00:00Z</dcterms:created>
  <dcterms:modified xsi:type="dcterms:W3CDTF">2023-04-13T22:44:00Z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db4aa3cd7d4bc581420ce5b4ca025727829b1a1102ccd8c3f9ee5726b5040026</vt:lpwstr>
  </property>
</Properties>
</file>